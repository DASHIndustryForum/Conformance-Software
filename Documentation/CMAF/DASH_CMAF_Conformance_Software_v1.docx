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335EE" w14:textId="77777777" w:rsidR="006A581F" w:rsidRDefault="006A581F" w:rsidP="00567A60">
      <w:bookmarkStart w:id="1" w:name="_GoBack"/>
      <w:bookmarkEnd w:id="1"/>
    </w:p>
    <w:p w14:paraId="4C68BB56" w14:textId="77777777" w:rsidR="006A581F" w:rsidRDefault="006A581F">
      <w:pPr>
        <w:pStyle w:val="Heading1"/>
        <w:pPrChange w:id="2" w:author="Ece Öztürk" w:date="2018-02-16T10:22:00Z">
          <w:pPr>
            <w:pStyle w:val="Heading1"/>
            <w:numPr>
              <w:numId w:val="1"/>
            </w:numPr>
          </w:pPr>
        </w:pPrChange>
      </w:pPr>
      <w:r>
        <w:t>Introduction</w:t>
      </w:r>
    </w:p>
    <w:p w14:paraId="68E79DD8" w14:textId="77777777" w:rsidR="006A581F" w:rsidRDefault="006A581F"/>
    <w:p w14:paraId="189F4BE0" w14:textId="77777777" w:rsidR="006A581F" w:rsidRPr="006A581F" w:rsidRDefault="00350880">
      <w:r>
        <w:t xml:space="preserve">DASH conformance software performs the task of validating at least the </w:t>
      </w:r>
      <w:del w:id="3" w:author="Adithyan Ilangovan" w:date="2017-03-30T10:02:00Z">
        <w:r w:rsidDel="00354F5B">
          <w:delText xml:space="preserve">DADH </w:delText>
        </w:r>
      </w:del>
      <w:ins w:id="4" w:author="Adithyan Ilangovan" w:date="2017-03-30T10:02:00Z">
        <w:r w:rsidR="00354F5B">
          <w:t xml:space="preserve">DASH </w:t>
        </w:r>
      </w:ins>
      <w:r>
        <w:t xml:space="preserve">MPD and also the segments pointed </w:t>
      </w:r>
      <w:del w:id="5" w:author="Adithyan Ilangovan" w:date="2017-03-30T10:02:00Z">
        <w:r w:rsidDel="00354F5B">
          <w:delText xml:space="preserve">to </w:delText>
        </w:r>
      </w:del>
      <w:r>
        <w:t>by that MPD, as shown in Figure 1 [1]. If there is any conformance issue found, it is reported back.</w:t>
      </w:r>
      <w:r w:rsidR="0060243D">
        <w:t xml:space="preserve"> This document provides the software architecture, functionality, and basic usage of the conformance software</w:t>
      </w:r>
      <w:r w:rsidR="00F25404">
        <w:t xml:space="preserve"> for DASH and extension to CMAF</w:t>
      </w:r>
      <w:r w:rsidR="0060243D">
        <w:t>.</w:t>
      </w:r>
    </w:p>
    <w:p w14:paraId="322E9323" w14:textId="77777777" w:rsidR="006A581F" w:rsidRDefault="006A581F"/>
    <w:p w14:paraId="3FCF797C" w14:textId="77777777" w:rsidR="006A581F" w:rsidRDefault="006A581F">
      <w:pPr>
        <w:pPrChange w:id="6" w:author="Ece Öztürk" w:date="2018-02-16T10:22:00Z">
          <w:pPr>
            <w:jc w:val="center"/>
          </w:pPr>
        </w:pPrChange>
      </w:pPr>
      <w:r>
        <w:rPr>
          <w:noProof/>
          <w:lang w:val="en-US" w:eastAsia="en-US"/>
        </w:rPr>
        <w:drawing>
          <wp:inline distT="0" distB="0" distL="0" distR="0" wp14:anchorId="79F03F1D" wp14:editId="10B22C75">
            <wp:extent cx="4572000" cy="1828800"/>
            <wp:effectExtent l="19050" t="0" r="0" b="0"/>
            <wp:docPr id="1" name="Bild 1" descr="MPD+Segment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MPD+SegmentValidation"/>
                    <pic:cNvPicPr>
                      <a:picLocks noChangeAspect="1" noChangeArrowheads="1"/>
                    </pic:cNvPicPr>
                  </pic:nvPicPr>
                  <pic:blipFill>
                    <a:blip r:embed="rId8" cstate="print"/>
                    <a:srcRect/>
                    <a:stretch>
                      <a:fillRect/>
                    </a:stretch>
                  </pic:blipFill>
                  <pic:spPr bwMode="auto">
                    <a:xfrm>
                      <a:off x="0" y="0"/>
                      <a:ext cx="4572000" cy="1828800"/>
                    </a:xfrm>
                    <a:prstGeom prst="rect">
                      <a:avLst/>
                    </a:prstGeom>
                    <a:noFill/>
                    <a:ln w="9525">
                      <a:noFill/>
                      <a:miter lim="800000"/>
                      <a:headEnd/>
                      <a:tailEnd/>
                    </a:ln>
                  </pic:spPr>
                </pic:pic>
              </a:graphicData>
            </a:graphic>
          </wp:inline>
        </w:drawing>
      </w:r>
    </w:p>
    <w:p w14:paraId="157466BC" w14:textId="3DFFF915" w:rsidR="006A581F" w:rsidRDefault="006A581F" w:rsidP="008F40C6">
      <w:pPr>
        <w:pStyle w:val="Caption"/>
      </w:pPr>
      <w:r>
        <w:t xml:space="preserve">Figure </w:t>
      </w:r>
      <w:r w:rsidR="00E93B43">
        <w:fldChar w:fldCharType="begin"/>
      </w:r>
      <w:r w:rsidR="00E93B43">
        <w:instrText xml:space="preserve"> SEQ Figure \* ARABIC </w:instrText>
      </w:r>
      <w:r w:rsidR="00E93B43">
        <w:fldChar w:fldCharType="separate"/>
      </w:r>
      <w:r w:rsidR="0034535D">
        <w:rPr>
          <w:noProof/>
        </w:rPr>
        <w:t>1</w:t>
      </w:r>
      <w:r w:rsidR="00E93B43">
        <w:rPr>
          <w:noProof/>
        </w:rPr>
        <w:fldChar w:fldCharType="end"/>
      </w:r>
      <w:r>
        <w:t>: Role of conformance software [1]</w:t>
      </w:r>
    </w:p>
    <w:p w14:paraId="2D960839" w14:textId="77777777" w:rsidR="004702D2" w:rsidRDefault="004702D2"/>
    <w:p w14:paraId="6FC648F2" w14:textId="77777777" w:rsidR="00134E8B" w:rsidDel="008A6D86" w:rsidRDefault="00CF1228">
      <w:pPr>
        <w:rPr>
          <w:del w:id="7" w:author="Adithyan Ilangovan" w:date="2017-03-30T10:04:00Z"/>
        </w:rPr>
      </w:pPr>
      <w:r>
        <w:t xml:space="preserve">Figure </w:t>
      </w:r>
      <w:r w:rsidR="00AB7DE5">
        <w:t>2 shows a relatively detailed process flow</w:t>
      </w:r>
      <w:ins w:id="8" w:author="Adithyan Ilangovan" w:date="2017-03-30T10:04:00Z">
        <w:r w:rsidR="008A6D86">
          <w:t xml:space="preserve"> of the </w:t>
        </w:r>
      </w:ins>
      <w:ins w:id="9" w:author="Adithyan Ilangovan" w:date="2017-03-30T10:05:00Z">
        <w:r w:rsidR="008A6D86">
          <w:t>above-mentioned</w:t>
        </w:r>
      </w:ins>
      <w:ins w:id="10" w:author="Adithyan Ilangovan" w:date="2017-03-30T10:04:00Z">
        <w:r w:rsidR="008A6D86">
          <w:t xml:space="preserve"> conformance software.</w:t>
        </w:r>
      </w:ins>
      <w:ins w:id="11" w:author="Adithyan Ilangovan" w:date="2017-03-30T10:05:00Z">
        <w:r w:rsidR="008A6D86">
          <w:t xml:space="preserve"> </w:t>
        </w:r>
        <w:r w:rsidR="00CE7FA5">
          <w:t>The process flow is described below.</w:t>
        </w:r>
      </w:ins>
      <w:del w:id="12" w:author="Adithyan Ilangovan" w:date="2017-03-30T10:04:00Z">
        <w:r w:rsidR="00AB7DE5" w:rsidDel="008A6D86">
          <w:delText>.</w:delText>
        </w:r>
      </w:del>
    </w:p>
    <w:p w14:paraId="24E96EBE" w14:textId="77777777" w:rsidR="00AB7DE5" w:rsidRDefault="00AB7DE5"/>
    <w:p w14:paraId="2A4A2832" w14:textId="77777777" w:rsidR="00AB7DE5" w:rsidRDefault="00AB7DE5">
      <w:pPr>
        <w:pStyle w:val="ListParagraph"/>
        <w:numPr>
          <w:ilvl w:val="0"/>
          <w:numId w:val="6"/>
        </w:numPr>
      </w:pPr>
      <w:r>
        <w:t xml:space="preserve">Based on the provided </w:t>
      </w:r>
      <w:ins w:id="13" w:author="Adithyan Ilangovan" w:date="2017-03-30T10:06:00Z">
        <w:r w:rsidR="00CE7FA5">
          <w:t>l</w:t>
        </w:r>
      </w:ins>
      <w:del w:id="14" w:author="Adithyan Ilangovan" w:date="2017-03-30T10:05:00Z">
        <w:r w:rsidDel="00CE7FA5">
          <w:delText>MPD l</w:delText>
        </w:r>
      </w:del>
      <w:r>
        <w:t xml:space="preserve">ocation, </w:t>
      </w:r>
      <w:del w:id="15" w:author="Adithyan Ilangovan" w:date="2017-03-30T10:06:00Z">
        <w:r w:rsidDel="00CE7FA5">
          <w:delText xml:space="preserve">its </w:delText>
        </w:r>
      </w:del>
      <w:ins w:id="16" w:author="Adithyan Ilangovan" w:date="2017-03-30T10:06:00Z">
        <w:r w:rsidR="00CE7FA5">
          <w:t xml:space="preserve">the MPD </w:t>
        </w:r>
      </w:ins>
      <w:r>
        <w:t>is loaded.</w:t>
      </w:r>
    </w:p>
    <w:p w14:paraId="79F4D057" w14:textId="77777777" w:rsidR="00AB7DE5" w:rsidRDefault="00AB7DE5">
      <w:pPr>
        <w:pStyle w:val="ListParagraph"/>
        <w:numPr>
          <w:ilvl w:val="0"/>
          <w:numId w:val="6"/>
        </w:numPr>
      </w:pPr>
      <w:r>
        <w:t>XML validation and schema validation is done based on the MPD and the MPD schema, the latter pointed to by the MPD.</w:t>
      </w:r>
    </w:p>
    <w:p w14:paraId="3FE99311" w14:textId="77777777" w:rsidR="00AB7DE5" w:rsidRDefault="008D7128">
      <w:pPr>
        <w:pStyle w:val="ListParagraph"/>
        <w:numPr>
          <w:ilvl w:val="0"/>
          <w:numId w:val="6"/>
        </w:numPr>
      </w:pPr>
      <w:r>
        <w:t>Schematron rules are validated.</w:t>
      </w:r>
    </w:p>
    <w:p w14:paraId="7EBBB795" w14:textId="77777777" w:rsidR="008D7128" w:rsidRDefault="008D7128">
      <w:pPr>
        <w:pStyle w:val="ListParagraph"/>
        <w:numPr>
          <w:ilvl w:val="0"/>
          <w:numId w:val="6"/>
        </w:numPr>
      </w:pPr>
      <w:r>
        <w:t>If segment conformance testing is required, the MPD information is used to access/fetch the segments.</w:t>
      </w:r>
    </w:p>
    <w:p w14:paraId="027EC91E" w14:textId="77777777" w:rsidR="008D7128" w:rsidRDefault="008D7128">
      <w:pPr>
        <w:pStyle w:val="ListParagraph"/>
        <w:numPr>
          <w:ilvl w:val="0"/>
          <w:numId w:val="6"/>
        </w:numPr>
      </w:pPr>
      <w:r>
        <w:t>ISO BMFF rules are validated</w:t>
      </w:r>
      <w:ins w:id="17" w:author="Adithyan Ilangovan" w:date="2017-03-30T10:07:00Z">
        <w:r w:rsidR="005558B8">
          <w:t>.</w:t>
        </w:r>
      </w:ins>
      <w:del w:id="18" w:author="Adithyan Ilangovan" w:date="2017-03-30T10:07:00Z">
        <w:r w:rsidDel="005558B8">
          <w:delText>.</w:delText>
        </w:r>
      </w:del>
    </w:p>
    <w:p w14:paraId="54F62C49" w14:textId="77777777" w:rsidR="008D7128" w:rsidRDefault="008D7128">
      <w:pPr>
        <w:pStyle w:val="ListParagraph"/>
        <w:numPr>
          <w:ilvl w:val="0"/>
          <w:numId w:val="6"/>
        </w:numPr>
      </w:pPr>
      <w:r>
        <w:t>DASH specific rules are validated</w:t>
      </w:r>
      <w:r w:rsidR="002466F8">
        <w:t>:</w:t>
      </w:r>
    </w:p>
    <w:p w14:paraId="030DC2B2" w14:textId="77777777" w:rsidR="008D7128" w:rsidRDefault="008D7128">
      <w:pPr>
        <w:pStyle w:val="ListParagraph"/>
        <w:numPr>
          <w:ilvl w:val="1"/>
          <w:numId w:val="6"/>
        </w:numPr>
      </w:pPr>
      <w:r>
        <w:t>General DASH rules</w:t>
      </w:r>
      <w:r w:rsidR="002466F8">
        <w:t xml:space="preserve"> (e.g. for sidx, ssix boxes etc)</w:t>
      </w:r>
      <w:r>
        <w:t>.</w:t>
      </w:r>
    </w:p>
    <w:p w14:paraId="41F2C66F" w14:textId="77777777" w:rsidR="008D7128" w:rsidRDefault="008D7128">
      <w:pPr>
        <w:pStyle w:val="ListParagraph"/>
        <w:numPr>
          <w:ilvl w:val="1"/>
          <w:numId w:val="6"/>
        </w:numPr>
      </w:pPr>
      <w:r>
        <w:t>MPD information specific rules, e.g.</w:t>
      </w:r>
    </w:p>
    <w:p w14:paraId="19B36AC5" w14:textId="77777777" w:rsidR="008D7128" w:rsidRDefault="008D7128">
      <w:pPr>
        <w:pStyle w:val="ListParagraph"/>
        <w:numPr>
          <w:ilvl w:val="2"/>
          <w:numId w:val="6"/>
        </w:numPr>
      </w:pPr>
      <w:r>
        <w:t>Profile specific checks,</w:t>
      </w:r>
    </w:p>
    <w:p w14:paraId="1313B4E7" w14:textId="77777777" w:rsidR="008D7128" w:rsidRDefault="008D7128">
      <w:pPr>
        <w:pStyle w:val="ListParagraph"/>
        <w:numPr>
          <w:ilvl w:val="2"/>
          <w:numId w:val="6"/>
        </w:numPr>
      </w:pPr>
      <w:r>
        <w:t>Encrypted content specific checks etc.</w:t>
      </w:r>
    </w:p>
    <w:p w14:paraId="760FB145" w14:textId="77777777" w:rsidR="008D7128" w:rsidRDefault="008D7128">
      <w:pPr>
        <w:pStyle w:val="ListParagraph"/>
        <w:numPr>
          <w:ilvl w:val="0"/>
          <w:numId w:val="6"/>
        </w:numPr>
      </w:pPr>
      <w:r>
        <w:t>Cross-representation checks are made (e.g. segment and subsegment alignment).</w:t>
      </w:r>
    </w:p>
    <w:p w14:paraId="53109C7A" w14:textId="77777777" w:rsidR="00327FBD" w:rsidRDefault="00327FBD"/>
    <w:p w14:paraId="3F4FCA43" w14:textId="77777777" w:rsidR="00327FBD" w:rsidRDefault="00F25404">
      <w:r>
        <w:t xml:space="preserve">CMAF conformance can also be verified </w:t>
      </w:r>
      <w:r w:rsidR="00F43284">
        <w:t xml:space="preserve">when the respective mode is selected, </w:t>
      </w:r>
      <w:r>
        <w:t xml:space="preserve">which has the following </w:t>
      </w:r>
      <w:r w:rsidR="00F43284">
        <w:t xml:space="preserve">additional </w:t>
      </w:r>
      <w:r>
        <w:t>process flow</w:t>
      </w:r>
      <w:r w:rsidR="00F43284">
        <w:t xml:space="preserve"> as in Figure 2</w:t>
      </w:r>
      <w:r>
        <w:t>.</w:t>
      </w:r>
    </w:p>
    <w:p w14:paraId="730F534A" w14:textId="77777777" w:rsidR="00F43284" w:rsidRDefault="00F43284">
      <w:pPr>
        <w:pStyle w:val="ListParagraph"/>
        <w:numPr>
          <w:ilvl w:val="0"/>
          <w:numId w:val="7"/>
        </w:numPr>
        <w:pPrChange w:id="19" w:author="Ece Öztürk" w:date="2018-02-16T10:22:00Z">
          <w:pPr>
            <w:pStyle w:val="ListParagraph"/>
            <w:numPr>
              <w:numId w:val="7"/>
            </w:numPr>
            <w:spacing w:before="240"/>
            <w:ind w:hanging="360"/>
          </w:pPr>
        </w:pPrChange>
      </w:pPr>
      <w:r>
        <w:t>CMAF specific rules are validated: ISO and non-ISO boxes.</w:t>
      </w:r>
    </w:p>
    <w:p w14:paraId="2DFB2DC1" w14:textId="77777777" w:rsidR="00F43284" w:rsidRDefault="00F43284">
      <w:pPr>
        <w:pStyle w:val="ListParagraph"/>
        <w:numPr>
          <w:ilvl w:val="0"/>
          <w:numId w:val="7"/>
        </w:numPr>
      </w:pPr>
      <w:r>
        <w:t>Manifest specific checks are validated</w:t>
      </w:r>
      <w:r w:rsidR="00EC46E7">
        <w:t xml:space="preserve"> in coordination with boxes,</w:t>
      </w:r>
    </w:p>
    <w:p w14:paraId="1816FFEF" w14:textId="77777777" w:rsidR="00EC46E7" w:rsidRDefault="00EC46E7">
      <w:pPr>
        <w:pStyle w:val="ListParagraph"/>
        <w:numPr>
          <w:ilvl w:val="1"/>
          <w:numId w:val="6"/>
        </w:numPr>
      </w:pPr>
      <w:r>
        <w:t xml:space="preserve">Selection </w:t>
      </w:r>
      <w:del w:id="20" w:author="Adithyan Ilangovan" w:date="2017-03-30T10:07:00Z">
        <w:r w:rsidDel="005C004B">
          <w:delText>Set ,</w:delText>
        </w:r>
      </w:del>
      <w:ins w:id="21" w:author="Adithyan Ilangovan" w:date="2017-03-30T10:07:00Z">
        <w:r w:rsidR="005C004B">
          <w:t>Set,</w:t>
        </w:r>
      </w:ins>
      <w:r>
        <w:t xml:space="preserve"> Switching Set, Presentation profile </w:t>
      </w:r>
      <w:del w:id="22" w:author="Adithyan Ilangovan" w:date="2017-03-30T10:07:00Z">
        <w:r w:rsidDel="005C004B">
          <w:delText>etc</w:delText>
        </w:r>
      </w:del>
      <w:ins w:id="23" w:author="Adithyan Ilangovan" w:date="2017-03-30T10:07:00Z">
        <w:r w:rsidR="005C004B">
          <w:t>etc.</w:t>
        </w:r>
      </w:ins>
      <w:r>
        <w:t>,</w:t>
      </w:r>
    </w:p>
    <w:p w14:paraId="45653DDA" w14:textId="77777777" w:rsidR="00EC46E7" w:rsidRDefault="00EC46E7">
      <w:pPr>
        <w:pStyle w:val="ListParagraph"/>
        <w:numPr>
          <w:ilvl w:val="1"/>
          <w:numId w:val="6"/>
        </w:numPr>
      </w:pPr>
      <w:r>
        <w:t>Encrypted content specific checks, Aligned Switching Set checks etc.</w:t>
      </w:r>
    </w:p>
    <w:p w14:paraId="5802BFB7" w14:textId="77777777" w:rsidR="00EC46E7" w:rsidRDefault="00A84722">
      <w:pPr>
        <w:pStyle w:val="ListParagraph"/>
        <w:numPr>
          <w:ilvl w:val="0"/>
          <w:numId w:val="7"/>
        </w:numPr>
      </w:pPr>
      <w:r>
        <w:t>Cross-CMAF Track checks are validated (</w:t>
      </w:r>
      <w:del w:id="24" w:author="Adithyan Ilangovan" w:date="2017-03-30T10:07:00Z">
        <w:r w:rsidDel="005C004B">
          <w:delText>eg.</w:delText>
        </w:r>
      </w:del>
      <w:ins w:id="25" w:author="Adithyan Ilangovan" w:date="2017-03-30T10:07:00Z">
        <w:r w:rsidR="005C004B">
          <w:t>e.g.</w:t>
        </w:r>
      </w:ins>
      <w:r>
        <w:t xml:space="preserve"> Identical boxes in all Tracks).</w:t>
      </w:r>
    </w:p>
    <w:p w14:paraId="7C81C26B" w14:textId="6A65A9E4" w:rsidR="00F25404" w:rsidDel="00637E89" w:rsidRDefault="00F25404">
      <w:pPr>
        <w:rPr>
          <w:del w:id="26" w:author="Ece Öztürk" w:date="2018-02-16T10:13:00Z"/>
        </w:rPr>
      </w:pPr>
    </w:p>
    <w:p w14:paraId="59337641" w14:textId="77777777" w:rsidR="00637E89" w:rsidRDefault="00637E89">
      <w:pPr>
        <w:rPr>
          <w:ins w:id="27" w:author="Ece Öztürk" w:date="2018-02-16T10:13:00Z"/>
        </w:rPr>
      </w:pPr>
    </w:p>
    <w:p w14:paraId="190C7524" w14:textId="2292C826" w:rsidR="008D7128" w:rsidDel="00637E89" w:rsidRDefault="008D7128">
      <w:pPr>
        <w:rPr>
          <w:del w:id="28" w:author="Ece Öztürk" w:date="2018-02-16T10:13:00Z"/>
        </w:rPr>
      </w:pPr>
    </w:p>
    <w:p w14:paraId="0DF699B5" w14:textId="757A3EEF" w:rsidR="008D7128" w:rsidRDefault="008D7128" w:rsidP="00567A60">
      <w:pPr>
        <w:rPr>
          <w:ins w:id="29" w:author="Ece Öztürk" w:date="2018-02-16T10:25:00Z"/>
        </w:rPr>
      </w:pPr>
      <w:r>
        <w:t xml:space="preserve">Each of the processing green blocks may generate conformance error messages that are provided to the user. Only if none of the blocks generate any error, the content </w:t>
      </w:r>
      <w:del w:id="30" w:author="Adithyan Ilangovan" w:date="2017-03-30T14:18:00Z">
        <w:r w:rsidDel="008363DA">
          <w:delText>is conforming</w:delText>
        </w:r>
      </w:del>
      <w:ins w:id="31" w:author="Adithyan Ilangovan" w:date="2017-03-30T14:18:00Z">
        <w:r w:rsidR="008363DA">
          <w:t>is conforming</w:t>
        </w:r>
      </w:ins>
      <w:r>
        <w:t xml:space="preserve"> to the specific DASH</w:t>
      </w:r>
      <w:r w:rsidR="000843A5">
        <w:t>/CMAF</w:t>
      </w:r>
      <w:r>
        <w:t xml:space="preserve"> profile.</w:t>
      </w:r>
    </w:p>
    <w:p w14:paraId="018CEC03" w14:textId="77777777" w:rsidR="00ED6037" w:rsidRDefault="00ED6037"/>
    <w:p w14:paraId="48736E00" w14:textId="23144F77" w:rsidR="00387DF7" w:rsidDel="00637E89" w:rsidRDefault="00CF6BD6">
      <w:pPr>
        <w:rPr>
          <w:del w:id="32" w:author="Ece Öztürk" w:date="2018-02-16T10:13:00Z"/>
        </w:rPr>
      </w:pPr>
      <w:ins w:id="33" w:author="Ece Öztürk" w:date="2018-02-16T10:32:00Z">
        <w:r>
          <w:rPr>
            <w:noProof/>
            <w:lang w:val="en-US" w:eastAsia="en-US"/>
          </w:rPr>
          <w:lastRenderedPageBreak/>
          <mc:AlternateContent>
            <mc:Choice Requires="wpg">
              <w:drawing>
                <wp:anchor distT="0" distB="0" distL="114300" distR="114300" simplePos="0" relativeHeight="251673600" behindDoc="0" locked="0" layoutInCell="1" allowOverlap="1" wp14:anchorId="31DFC39C" wp14:editId="7AE1DBD3">
                  <wp:simplePos x="0" y="0"/>
                  <wp:positionH relativeFrom="column">
                    <wp:posOffset>0</wp:posOffset>
                  </wp:positionH>
                  <wp:positionV relativeFrom="paragraph">
                    <wp:posOffset>0</wp:posOffset>
                  </wp:positionV>
                  <wp:extent cx="6187440" cy="8206740"/>
                  <wp:effectExtent l="0" t="0" r="22860" b="22860"/>
                  <wp:wrapNone/>
                  <wp:docPr id="19" name="Group 19"/>
                  <wp:cNvGraphicFramePr/>
                  <a:graphic xmlns:a="http://schemas.openxmlformats.org/drawingml/2006/main">
                    <a:graphicData uri="http://schemas.microsoft.com/office/word/2010/wordprocessingGroup">
                      <wpg:wgp>
                        <wpg:cNvGrpSpPr/>
                        <wpg:grpSpPr>
                          <a:xfrm>
                            <a:off x="0" y="0"/>
                            <a:ext cx="6187440" cy="8206740"/>
                            <a:chOff x="0" y="0"/>
                            <a:chExt cx="6187440" cy="8206740"/>
                          </a:xfrm>
                        </wpg:grpSpPr>
                        <wps:wsp>
                          <wps:cNvPr id="23" name="Straight Arrow Connector 23"/>
                          <wps:cNvCnPr/>
                          <wps:spPr>
                            <a:xfrm>
                              <a:off x="1905000" y="4701540"/>
                              <a:ext cx="0" cy="27432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7" name="Group 27"/>
                          <wpg:cNvGrpSpPr/>
                          <wpg:grpSpPr>
                            <a:xfrm>
                              <a:off x="0" y="0"/>
                              <a:ext cx="6187440" cy="8206740"/>
                              <a:chOff x="0" y="0"/>
                              <a:chExt cx="6187440" cy="8206740"/>
                            </a:xfrm>
                          </wpg:grpSpPr>
                          <wps:wsp>
                            <wps:cNvPr id="28" name="Rectangle 28"/>
                            <wps:cNvSpPr/>
                            <wps:spPr>
                              <a:xfrm>
                                <a:off x="1287780" y="4975860"/>
                                <a:ext cx="1249680" cy="54102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7A8878" w14:textId="77777777" w:rsidR="005F631D" w:rsidRPr="00BC7D3A" w:rsidRDefault="005F631D" w:rsidP="005F631D">
                                  <w:pPr>
                                    <w:jc w:val="center"/>
                                    <w:rPr>
                                      <w:sz w:val="18"/>
                                      <w:lang w:val="en-US"/>
                                    </w:rPr>
                                  </w:pPr>
                                  <w:r w:rsidRPr="00BC7D3A">
                                    <w:rPr>
                                      <w:sz w:val="18"/>
                                      <w:lang w:val="en-US"/>
                                    </w:rPr>
                                    <w:t>DASH Box Checks (General</w:t>
                                  </w:r>
                                  <w:r w:rsidRPr="00BC7D3A">
                                    <w:rPr>
                                      <w:sz w:val="18"/>
                                    </w:rPr>
                                    <w:t xml:space="preserve"> </w:t>
                                  </w:r>
                                  <w:r w:rsidRPr="00BC7D3A">
                                    <w:rPr>
                                      <w:sz w:val="18"/>
                                      <w:lang w:val="en-US"/>
                                    </w:rPr>
                                    <w:t>+</w:t>
                                  </w:r>
                                  <w:r w:rsidRPr="00BC7D3A">
                                    <w:rPr>
                                      <w:sz w:val="18"/>
                                    </w:rPr>
                                    <w:t xml:space="preserve"> </w:t>
                                  </w:r>
                                  <w:r w:rsidRPr="00BC7D3A">
                                    <w:rPr>
                                      <w:sz w:val="18"/>
                                      <w:lang w:val="en-US"/>
                                    </w:rPr>
                                    <w:t xml:space="preserve">MPD </w:t>
                                  </w:r>
                                  <w:r w:rsidRPr="00BC7D3A">
                                    <w:rPr>
                                      <w:sz w:val="18"/>
                                    </w:rPr>
                                    <w:t>specific</w:t>
                                  </w:r>
                                  <w:r w:rsidRPr="00BC7D3A">
                                    <w:rPr>
                                      <w:sz w:val="18"/>
                                      <w:lang w:val="en-US"/>
                                    </w:rPr>
                                    <w:t>)</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g:grpSp>
                            <wpg:cNvPr id="29" name="Group 29"/>
                            <wpg:cNvGrpSpPr/>
                            <wpg:grpSpPr>
                              <a:xfrm>
                                <a:off x="0" y="0"/>
                                <a:ext cx="6187440" cy="8206740"/>
                                <a:chOff x="0" y="0"/>
                                <a:chExt cx="6187440" cy="8206740"/>
                              </a:xfrm>
                            </wpg:grpSpPr>
                            <wps:wsp>
                              <wps:cNvPr id="30" name="Text Box 2"/>
                              <wps:cNvSpPr txBox="1">
                                <a:spLocks noChangeArrowheads="1"/>
                              </wps:cNvSpPr>
                              <wps:spPr bwMode="auto">
                                <a:xfrm>
                                  <a:off x="1485900" y="3459480"/>
                                  <a:ext cx="411480" cy="251460"/>
                                </a:xfrm>
                                <a:prstGeom prst="rect">
                                  <a:avLst/>
                                </a:prstGeom>
                                <a:solidFill>
                                  <a:srgbClr val="FFFFFF"/>
                                </a:solidFill>
                                <a:ln w="9525">
                                  <a:noFill/>
                                  <a:miter lim="800000"/>
                                  <a:headEnd/>
                                  <a:tailEnd/>
                                </a:ln>
                              </wps:spPr>
                              <wps:txbx>
                                <w:txbxContent>
                                  <w:p w14:paraId="10D244DB" w14:textId="77777777" w:rsidR="005F631D" w:rsidRPr="0038633A" w:rsidRDefault="005F631D" w:rsidP="005F631D">
                                    <w:pPr>
                                      <w:rPr>
                                        <w:color w:val="92D050"/>
                                        <w:sz w:val="20"/>
                                        <w:lang w:val="de-DE"/>
                                      </w:rPr>
                                    </w:pPr>
                                    <w:r w:rsidRPr="00762DE4">
                                      <w:rPr>
                                        <w:color w:val="70AD47" w:themeColor="accent6"/>
                                        <w:sz w:val="20"/>
                                        <w:lang w:val="de-DE"/>
                                      </w:rPr>
                                      <w:t>Yes</w:t>
                                    </w:r>
                                  </w:p>
                                </w:txbxContent>
                              </wps:txbx>
                              <wps:bodyPr rot="0" vert="horz" wrap="square" lIns="91440" tIns="45720" rIns="91440" bIns="45720" anchor="t" anchorCtr="0">
                                <a:noAutofit/>
                              </wps:bodyPr>
                            </wps:wsp>
                            <wps:wsp>
                              <wps:cNvPr id="31" name="Flowchart: Document 31"/>
                              <wps:cNvSpPr/>
                              <wps:spPr>
                                <a:xfrm>
                                  <a:off x="2964180" y="685800"/>
                                  <a:ext cx="708660" cy="411480"/>
                                </a:xfrm>
                                <a:prstGeom prst="flowChartDocument">
                                  <a:avLst/>
                                </a:prstGeom>
                                <a:solidFill>
                                  <a:srgbClr val="009999">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536EF1" w14:textId="77777777" w:rsidR="005F631D" w:rsidRPr="00BC7D3A" w:rsidRDefault="005F631D" w:rsidP="005F631D">
                                    <w:pPr>
                                      <w:jc w:val="center"/>
                                      <w:rPr>
                                        <w:sz w:val="18"/>
                                        <w:lang w:val="de-DE"/>
                                      </w:rPr>
                                    </w:pPr>
                                    <w:r w:rsidRPr="00BC7D3A">
                                      <w:rPr>
                                        <w:sz w:val="18"/>
                                        <w:lang w:val="de-DE"/>
                                      </w:rPr>
                                      <w:t>Schema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Flowchart: Document 32"/>
                              <wps:cNvSpPr/>
                              <wps:spPr>
                                <a:xfrm>
                                  <a:off x="4038600" y="259080"/>
                                  <a:ext cx="868680" cy="403860"/>
                                </a:xfrm>
                                <a:prstGeom prst="flowChartDocument">
                                  <a:avLst/>
                                </a:prstGeom>
                                <a:solidFill>
                                  <a:srgbClr val="009999">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E1C8FF" w14:textId="77777777" w:rsidR="005F631D" w:rsidRPr="00BC7D3A" w:rsidRDefault="005F631D" w:rsidP="005F631D">
                                    <w:pPr>
                                      <w:jc w:val="center"/>
                                      <w:rPr>
                                        <w:sz w:val="18"/>
                                        <w:lang w:val="de-DE"/>
                                      </w:rPr>
                                    </w:pPr>
                                    <w:r w:rsidRPr="00BC7D3A">
                                      <w:rPr>
                                        <w:sz w:val="18"/>
                                        <w:lang w:val="de-DE"/>
                                      </w:rPr>
                                      <w:t>MPD/Manifest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Flowchart: Multidocument 33"/>
                              <wps:cNvSpPr/>
                              <wps:spPr>
                                <a:xfrm>
                                  <a:off x="5219700" y="243840"/>
                                  <a:ext cx="967740" cy="563880"/>
                                </a:xfrm>
                                <a:prstGeom prst="flowChartMultidocument">
                                  <a:avLst/>
                                </a:prstGeom>
                                <a:solidFill>
                                  <a:srgbClr val="009999">
                                    <a:alpha val="62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5BAD99" w14:textId="77777777" w:rsidR="005F631D" w:rsidRPr="00BC7D3A" w:rsidRDefault="005F631D" w:rsidP="005F631D">
                                    <w:pPr>
                                      <w:jc w:val="center"/>
                                      <w:rPr>
                                        <w:sz w:val="18"/>
                                        <w:lang w:val="de-DE"/>
                                      </w:rPr>
                                    </w:pPr>
                                    <w:r w:rsidRPr="00BC7D3A">
                                      <w:rPr>
                                        <w:sz w:val="18"/>
                                        <w:lang w:val="de-DE"/>
                                      </w:rPr>
                                      <w:t>Segments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 name="Straight Arrow Connector 34"/>
                              <wps:cNvCnPr/>
                              <wps:spPr>
                                <a:xfrm flipV="1">
                                  <a:off x="2308860" y="792480"/>
                                  <a:ext cx="640080" cy="762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Connector: Elbow 35"/>
                              <wps:cNvCnPr/>
                              <wps:spPr>
                                <a:xfrm flipV="1">
                                  <a:off x="2590800" y="464820"/>
                                  <a:ext cx="1447800" cy="335280"/>
                                </a:xfrm>
                                <a:prstGeom prst="bentConnector3">
                                  <a:avLst>
                                    <a:gd name="adj1" fmla="val 526"/>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Connector: Elbow 36"/>
                              <wps:cNvCnPr/>
                              <wps:spPr>
                                <a:xfrm flipH="1">
                                  <a:off x="2301240" y="632460"/>
                                  <a:ext cx="2080260" cy="914400"/>
                                </a:xfrm>
                                <a:prstGeom prst="bentConnector3">
                                  <a:avLst>
                                    <a:gd name="adj1" fmla="val 183"/>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Connector: Elbow 37"/>
                              <wps:cNvCnPr/>
                              <wps:spPr>
                                <a:xfrm flipH="1">
                                  <a:off x="2331720" y="1516380"/>
                                  <a:ext cx="2049780" cy="838200"/>
                                </a:xfrm>
                                <a:prstGeom prst="bentConnector3">
                                  <a:avLst>
                                    <a:gd name="adj1" fmla="val 370"/>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flipH="1">
                                  <a:off x="1912620" y="2270760"/>
                                  <a:ext cx="2461260" cy="1310640"/>
                                </a:xfrm>
                                <a:prstGeom prst="bentConnector3">
                                  <a:avLst>
                                    <a:gd name="adj1" fmla="val 155"/>
                                  </a:avLst>
                                </a:prstGeom>
                                <a:ln>
                                  <a:solidFill>
                                    <a:schemeClr val="accent6"/>
                                  </a:solidFill>
                                  <a:tailEnd type="none"/>
                                </a:ln>
                              </wps:spPr>
                              <wps:style>
                                <a:lnRef idx="1">
                                  <a:schemeClr val="accent1"/>
                                </a:lnRef>
                                <a:fillRef idx="0">
                                  <a:schemeClr val="accent1"/>
                                </a:fillRef>
                                <a:effectRef idx="0">
                                  <a:schemeClr val="accent1"/>
                                </a:effectRef>
                                <a:fontRef idx="minor">
                                  <a:schemeClr val="tx1"/>
                                </a:fontRef>
                              </wps:style>
                              <wps:bodyPr/>
                            </wps:wsp>
                            <wps:wsp>
                              <wps:cNvPr id="50" name="Connector: Elbow 50"/>
                              <wps:cNvCnPr/>
                              <wps:spPr>
                                <a:xfrm flipH="1">
                                  <a:off x="2415209" y="4754880"/>
                                  <a:ext cx="1943100" cy="1219200"/>
                                </a:xfrm>
                                <a:prstGeom prst="bentConnector3">
                                  <a:avLst>
                                    <a:gd name="adj1" fmla="val -397"/>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Connector: Elbow 51"/>
                              <wps:cNvCnPr/>
                              <wps:spPr>
                                <a:xfrm flipV="1">
                                  <a:off x="2346960" y="571500"/>
                                  <a:ext cx="2880360" cy="3368040"/>
                                </a:xfrm>
                                <a:prstGeom prst="bentConnector3">
                                  <a:avLst>
                                    <a:gd name="adj1" fmla="val 94032"/>
                                  </a:avLst>
                                </a:prstGeom>
                                <a:ln>
                                  <a:tailEnd type="triangle"/>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52" name="Connector: Elbow 52"/>
                              <wps:cNvCnPr/>
                              <wps:spPr>
                                <a:xfrm flipH="1">
                                  <a:off x="2354580" y="739140"/>
                                  <a:ext cx="3322320" cy="3779520"/>
                                </a:xfrm>
                                <a:prstGeom prst="bentConnector3">
                                  <a:avLst>
                                    <a:gd name="adj1" fmla="val -2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nector: Elbow 53"/>
                              <wps:cNvCnPr/>
                              <wps:spPr>
                                <a:xfrm flipH="1">
                                  <a:off x="2537460" y="4518660"/>
                                  <a:ext cx="3154680" cy="769620"/>
                                </a:xfrm>
                                <a:prstGeom prst="bentConnector3">
                                  <a:avLst>
                                    <a:gd name="adj1" fmla="val 3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Connector: Elbow 54"/>
                              <wps:cNvCnPr/>
                              <wps:spPr>
                                <a:xfrm flipH="1">
                                  <a:off x="2430780" y="5212080"/>
                                  <a:ext cx="3253740" cy="883920"/>
                                </a:xfrm>
                                <a:prstGeom prst="bentConnector3">
                                  <a:avLst>
                                    <a:gd name="adj1" fmla="val 12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Connector: Elbow 55"/>
                              <wps:cNvCnPr/>
                              <wps:spPr>
                                <a:xfrm flipH="1">
                                  <a:off x="2316480" y="1066800"/>
                                  <a:ext cx="990600" cy="480060"/>
                                </a:xfrm>
                                <a:prstGeom prst="bentConnector3">
                                  <a:avLst>
                                    <a:gd name="adj1" fmla="val 1145"/>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Connector: Elbow 56"/>
                              <wps:cNvCnPr/>
                              <wps:spPr>
                                <a:xfrm flipH="1">
                                  <a:off x="1920240" y="3550920"/>
                                  <a:ext cx="2461260" cy="1310640"/>
                                </a:xfrm>
                                <a:prstGeom prst="bentConnector3">
                                  <a:avLst>
                                    <a:gd name="adj1" fmla="val 464"/>
                                  </a:avLst>
                                </a:prstGeom>
                                <a:ln>
                                  <a:solidFill>
                                    <a:schemeClr val="accent6"/>
                                  </a:solidFill>
                                  <a:tailEnd type="none"/>
                                </a:ln>
                              </wps:spPr>
                              <wps:style>
                                <a:lnRef idx="1">
                                  <a:schemeClr val="accent1"/>
                                </a:lnRef>
                                <a:fillRef idx="0">
                                  <a:schemeClr val="accent1"/>
                                </a:fillRef>
                                <a:effectRef idx="0">
                                  <a:schemeClr val="accent1"/>
                                </a:effectRef>
                                <a:fontRef idx="minor">
                                  <a:schemeClr val="tx1"/>
                                </a:fontRef>
                              </wps:style>
                              <wps:bodyPr/>
                            </wps:wsp>
                            <wpg:grpSp>
                              <wpg:cNvPr id="57" name="Group 57"/>
                              <wpg:cNvGrpSpPr/>
                              <wpg:grpSpPr>
                                <a:xfrm>
                                  <a:off x="0" y="0"/>
                                  <a:ext cx="4709160" cy="8206740"/>
                                  <a:chOff x="0" y="0"/>
                                  <a:chExt cx="4709160" cy="8206740"/>
                                </a:xfrm>
                              </wpg:grpSpPr>
                              <wps:wsp>
                                <wps:cNvPr id="58" name="Rectangle 58"/>
                                <wps:cNvSpPr/>
                                <wps:spPr>
                                  <a:xfrm>
                                    <a:off x="1417320" y="5707380"/>
                                    <a:ext cx="982980" cy="51816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88CCE1" w14:textId="77777777" w:rsidR="005F631D" w:rsidRPr="00BC7D3A" w:rsidRDefault="005F631D" w:rsidP="005F631D">
                                      <w:pPr>
                                        <w:jc w:val="center"/>
                                        <w:rPr>
                                          <w:sz w:val="18"/>
                                          <w:lang w:val="de-DE"/>
                                        </w:rPr>
                                      </w:pPr>
                                      <w:r w:rsidRPr="00BC7D3A">
                                        <w:rPr>
                                          <w:sz w:val="18"/>
                                          <w:lang w:val="de-DE"/>
                                        </w:rPr>
                                        <w:t>Cross-</w:t>
                                      </w:r>
                                      <w:r w:rsidRPr="008C19CF">
                                        <w:rPr>
                                          <w:sz w:val="18"/>
                                          <w:lang w:val="en-US"/>
                                          <w:rPrChange w:id="34" w:author="Ece Öztürk" w:date="2018-02-16T10:58:00Z">
                                            <w:rPr>
                                              <w:sz w:val="18"/>
                                              <w:lang w:val="de-DE"/>
                                            </w:rPr>
                                          </w:rPrChange>
                                        </w:rPr>
                                        <w:t>representation checks</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59" name="Flowchart: Terminator 59"/>
                                <wps:cNvSpPr/>
                                <wps:spPr>
                                  <a:xfrm>
                                    <a:off x="1531620" y="7901940"/>
                                    <a:ext cx="746760" cy="304800"/>
                                  </a:xfrm>
                                  <a:prstGeom prst="flowChartTerminator">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938C5" w14:textId="77777777" w:rsidR="005F631D" w:rsidRPr="00660A2C" w:rsidRDefault="005F631D" w:rsidP="005F631D">
                                      <w:pPr>
                                        <w:spacing w:after="120"/>
                                        <w:jc w:val="center"/>
                                        <w:rPr>
                                          <w:color w:val="C45911" w:themeColor="accent2" w:themeShade="BF"/>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45911" w:themeColor="accent2" w:themeShade="BF"/>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60" name="Straight Arrow Connector 60"/>
                                <wps:cNvCnPr/>
                                <wps:spPr>
                                  <a:xfrm>
                                    <a:off x="1905000" y="5509260"/>
                                    <a:ext cx="0" cy="19177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1" name="Group 61"/>
                                <wpg:cNvGrpSpPr/>
                                <wpg:grpSpPr>
                                  <a:xfrm>
                                    <a:off x="0" y="0"/>
                                    <a:ext cx="2857500" cy="8054340"/>
                                    <a:chOff x="0" y="0"/>
                                    <a:chExt cx="2857500" cy="8054340"/>
                                  </a:xfrm>
                                </wpg:grpSpPr>
                                <wps:wsp>
                                  <wps:cNvPr id="62" name="Flowchart: Terminator 62"/>
                                  <wps:cNvSpPr/>
                                  <wps:spPr>
                                    <a:xfrm>
                                      <a:off x="1531620" y="0"/>
                                      <a:ext cx="746760" cy="304800"/>
                                    </a:xfrm>
                                    <a:prstGeom prst="flowChartTerminator">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9ECCD" w14:textId="77777777" w:rsidR="005F631D" w:rsidRPr="00BC7D3A" w:rsidRDefault="005F631D" w:rsidP="005F631D">
                                        <w:pPr>
                                          <w:spacing w:after="120"/>
                                          <w:jc w:val="center"/>
                                          <w:rPr>
                                            <w:color w:val="C45911" w:themeColor="accent2" w:themeShade="BF"/>
                                            <w:sz w:val="2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7D3A">
                                          <w:rPr>
                                            <w:color w:val="C45911" w:themeColor="accent2" w:themeShade="BF"/>
                                            <w:sz w:val="2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63" name="Rectangle 63"/>
                                  <wps:cNvSpPr/>
                                  <wps:spPr>
                                    <a:xfrm>
                                      <a:off x="1485900" y="563880"/>
                                      <a:ext cx="822960" cy="45720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380068" w14:textId="77777777" w:rsidR="005F631D" w:rsidRPr="00BC7D3A" w:rsidRDefault="005F631D" w:rsidP="005F631D">
                                        <w:pPr>
                                          <w:jc w:val="center"/>
                                          <w:rPr>
                                            <w:sz w:val="18"/>
                                            <w:lang w:val="de-DE"/>
                                          </w:rPr>
                                        </w:pPr>
                                        <w:r w:rsidRPr="009210EE">
                                          <w:rPr>
                                            <w:sz w:val="18"/>
                                            <w:lang w:val="en-US"/>
                                            <w:rPrChange w:id="35" w:author="Ece Öztürk" w:date="2018-02-16T10:43:00Z">
                                              <w:rPr>
                                                <w:sz w:val="18"/>
                                                <w:lang w:val="de-DE"/>
                                              </w:rPr>
                                            </w:rPrChange>
                                          </w:rPr>
                                          <w:t>Fetch</w:t>
                                        </w:r>
                                        <w:r w:rsidRPr="00BC7D3A">
                                          <w:rPr>
                                            <w:sz w:val="18"/>
                                            <w:lang w:val="de-DE"/>
                                          </w:rPr>
                                          <w:t xml:space="preserve"> MPD,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1493520" y="1150620"/>
                                      <a:ext cx="822960" cy="73152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8837D9" w14:textId="77777777" w:rsidR="005F631D" w:rsidRPr="00BC7D3A" w:rsidRDefault="005F631D" w:rsidP="005F631D">
                                        <w:pPr>
                                          <w:jc w:val="center"/>
                                          <w:rPr>
                                            <w:sz w:val="18"/>
                                            <w:lang w:val="de-DE"/>
                                          </w:rPr>
                                        </w:pPr>
                                        <w:r w:rsidRPr="00BC7D3A">
                                          <w:rPr>
                                            <w:sz w:val="18"/>
                                            <w:lang w:val="de-DE"/>
                                          </w:rPr>
                                          <w:t xml:space="preserve">XML </w:t>
                                        </w:r>
                                        <w:r w:rsidRPr="009210EE">
                                          <w:rPr>
                                            <w:sz w:val="18"/>
                                            <w:lang w:val="en-US"/>
                                            <w:rPrChange w:id="36" w:author="Ece Öztürk" w:date="2018-02-16T10:43:00Z">
                                              <w:rPr>
                                                <w:sz w:val="18"/>
                                                <w:lang w:val="de-DE"/>
                                              </w:rPr>
                                            </w:rPrChange>
                                          </w:rPr>
                                          <w:t>validation+Schema</w:t>
                                        </w:r>
                                        <w:r w:rsidRPr="00BC7D3A">
                                          <w:rPr>
                                            <w:sz w:val="18"/>
                                            <w:lang w:val="de-DE"/>
                                          </w:rPr>
                                          <w:t xml:space="preserve"> </w:t>
                                        </w:r>
                                        <w:r w:rsidRPr="009210EE">
                                          <w:rPr>
                                            <w:sz w:val="18"/>
                                            <w:lang w:val="en-US"/>
                                            <w:rPrChange w:id="37" w:author="Ece Öztürk" w:date="2018-02-16T10:43:00Z">
                                              <w:rPr>
                                                <w:sz w:val="18"/>
                                                <w:lang w:val="de-DE"/>
                                              </w:rPr>
                                            </w:rPrChange>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501140" y="2057400"/>
                                      <a:ext cx="822960" cy="57912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0A90D9" w14:textId="77777777" w:rsidR="005F631D" w:rsidRPr="009210EE" w:rsidRDefault="005F631D" w:rsidP="005F631D">
                                        <w:pPr>
                                          <w:jc w:val="center"/>
                                          <w:rPr>
                                            <w:sz w:val="18"/>
                                            <w:lang w:val="en-US"/>
                                            <w:rPrChange w:id="38" w:author="Ece Öztürk" w:date="2018-02-16T10:44:00Z">
                                              <w:rPr>
                                                <w:sz w:val="18"/>
                                                <w:lang w:val="de-DE"/>
                                              </w:rPr>
                                            </w:rPrChange>
                                          </w:rPr>
                                        </w:pPr>
                                        <w:r w:rsidRPr="009210EE">
                                          <w:rPr>
                                            <w:sz w:val="18"/>
                                            <w:lang w:val="en-US"/>
                                            <w:rPrChange w:id="39" w:author="Ece Öztürk" w:date="2018-02-16T10:44:00Z">
                                              <w:rPr>
                                                <w:sz w:val="18"/>
                                                <w:lang w:val="de-DE"/>
                                              </w:rPr>
                                            </w:rPrChange>
                                          </w:rPr>
                                          <w:t>Schematron rule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Diamond 98"/>
                                  <wps:cNvSpPr/>
                                  <wps:spPr>
                                    <a:xfrm>
                                      <a:off x="967740" y="2827020"/>
                                      <a:ext cx="1889760" cy="685800"/>
                                    </a:xfrm>
                                    <a:prstGeom prst="diamond">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FA3BC" w14:textId="77777777" w:rsidR="005F631D" w:rsidRPr="00BC7D3A" w:rsidRDefault="005F631D" w:rsidP="005F631D">
                                        <w:pPr>
                                          <w:jc w:val="center"/>
                                          <w:rPr>
                                            <w:color w:val="C45911" w:themeColor="accent2" w:themeShade="BF"/>
                                            <w:sz w:val="18"/>
                                            <w:lang w:val="de-DE"/>
                                          </w:rPr>
                                        </w:pPr>
                                        <w:r w:rsidRPr="00BC7D3A">
                                          <w:rPr>
                                            <w:color w:val="C45911" w:themeColor="accent2" w:themeShade="BF"/>
                                            <w:sz w:val="18"/>
                                            <w:lang w:val="de-DE"/>
                                          </w:rPr>
                                          <w:t xml:space="preserve">Segment </w:t>
                                        </w:r>
                                        <w:r w:rsidRPr="009210EE">
                                          <w:rPr>
                                            <w:color w:val="C45911" w:themeColor="accent2" w:themeShade="BF"/>
                                            <w:sz w:val="18"/>
                                            <w:lang w:val="en-US"/>
                                            <w:rPrChange w:id="40" w:author="Ece Öztürk" w:date="2018-02-16T10:44:00Z">
                                              <w:rPr>
                                                <w:color w:val="C45911" w:themeColor="accent2" w:themeShade="BF"/>
                                                <w:sz w:val="18"/>
                                                <w:lang w:val="de-DE"/>
                                              </w:rPr>
                                            </w:rPrChange>
                                          </w:rPr>
                                          <w:t>Conformance</w:t>
                                        </w:r>
                                        <w:r w:rsidRPr="00BC7D3A">
                                          <w:rPr>
                                            <w:color w:val="C45911" w:themeColor="accent2" w:themeShade="BF"/>
                                            <w:sz w:val="18"/>
                                            <w:lang w:val="de-DE"/>
                                          </w:rPr>
                                          <w:t>?</w:t>
                                        </w:r>
                                      </w:p>
                                    </w:txbxContent>
                                  </wps:txbx>
                                  <wps:bodyPr rot="0" spcFirstLastPara="0" vertOverflow="overflow" horzOverflow="overflow" vert="horz" wrap="square" lIns="0" tIns="0" rIns="91440" bIns="0" numCol="1" spcCol="0" rtlCol="0" fromWordArt="0" anchor="ctr" anchorCtr="0" forceAA="0" compatLnSpc="1">
                                    <a:prstTxWarp prst="textNoShape">
                                      <a:avLst/>
                                    </a:prstTxWarp>
                                    <a:noAutofit/>
                                  </wps:bodyPr>
                                </wps:wsp>
                                <wps:wsp>
                                  <wps:cNvPr id="99" name="Rectangle 99"/>
                                  <wps:cNvSpPr/>
                                  <wps:spPr>
                                    <a:xfrm>
                                      <a:off x="1470660" y="3733800"/>
                                      <a:ext cx="868680" cy="42672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0C779" w14:textId="77777777" w:rsidR="005F631D" w:rsidRPr="00BC7D3A" w:rsidRDefault="005F631D" w:rsidP="005F631D">
                                        <w:pPr>
                                          <w:jc w:val="center"/>
                                          <w:rPr>
                                            <w:sz w:val="18"/>
                                            <w:lang w:val="de-DE"/>
                                          </w:rPr>
                                        </w:pPr>
                                        <w:r w:rsidRPr="007D63DC">
                                          <w:rPr>
                                            <w:sz w:val="18"/>
                                            <w:lang w:val="en-US"/>
                                            <w:rPrChange w:id="41" w:author="Ece Öztürk" w:date="2018-02-16T10:57:00Z">
                                              <w:rPr>
                                                <w:sz w:val="18"/>
                                                <w:lang w:val="de-DE"/>
                                              </w:rPr>
                                            </w:rPrChange>
                                          </w:rPr>
                                          <w:t>Fetch</w:t>
                                        </w:r>
                                        <w:r w:rsidRPr="00BC7D3A">
                                          <w:rPr>
                                            <w:sz w:val="18"/>
                                            <w:lang w:val="de-DE"/>
                                          </w:rPr>
                                          <w:t xml:space="preserve"> Segments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1470660" y="4343400"/>
                                      <a:ext cx="868680" cy="39624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D8B38E" w14:textId="77777777" w:rsidR="005F631D" w:rsidRPr="00BC7D3A" w:rsidRDefault="005F631D" w:rsidP="005F631D">
                                        <w:pPr>
                                          <w:jc w:val="center"/>
                                          <w:rPr>
                                            <w:sz w:val="18"/>
                                            <w:lang w:val="de-DE"/>
                                          </w:rPr>
                                        </w:pPr>
                                        <w:r w:rsidRPr="00BC7D3A">
                                          <w:rPr>
                                            <w:sz w:val="18"/>
                                            <w:lang w:val="de-DE"/>
                                          </w:rPr>
                                          <w:t xml:space="preserve">ISO BMFF </w:t>
                                        </w:r>
                                        <w:r w:rsidRPr="007D63DC">
                                          <w:rPr>
                                            <w:sz w:val="18"/>
                                            <w:lang w:val="en-US"/>
                                            <w:rPrChange w:id="42" w:author="Ece Öztürk" w:date="2018-02-16T10:58:00Z">
                                              <w:rPr>
                                                <w:sz w:val="18"/>
                                                <w:lang w:val="de-DE"/>
                                              </w:rPr>
                                            </w:rPrChange>
                                          </w:rPr>
                                          <w:t>checks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Parallelogram 101"/>
                                  <wps:cNvSpPr/>
                                  <wps:spPr>
                                    <a:xfrm>
                                      <a:off x="0" y="1036320"/>
                                      <a:ext cx="1074420" cy="579120"/>
                                    </a:xfrm>
                                    <a:prstGeom prst="parallelogram">
                                      <a:avLst/>
                                    </a:prstGeom>
                                    <a:solidFill>
                                      <a:srgbClr val="009999">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D1F081" w14:textId="77777777" w:rsidR="005F631D" w:rsidRPr="00BC7D3A" w:rsidRDefault="005F631D" w:rsidP="005F631D">
                                        <w:pPr>
                                          <w:jc w:val="center"/>
                                          <w:rPr>
                                            <w:sz w:val="18"/>
                                            <w:lang w:val="de-DE"/>
                                          </w:rPr>
                                        </w:pPr>
                                        <w:r w:rsidRPr="00BC7D3A">
                                          <w:rPr>
                                            <w:sz w:val="18"/>
                                            <w:lang w:val="de-DE"/>
                                          </w:rPr>
                                          <w:t xml:space="preserve">MPD </w:t>
                                        </w:r>
                                        <w:r w:rsidRPr="009210EE">
                                          <w:rPr>
                                            <w:sz w:val="18"/>
                                            <w:lang w:val="en-US"/>
                                            <w:rPrChange w:id="43" w:author="Ece Öztürk" w:date="2018-02-16T10:43:00Z">
                                              <w:rPr>
                                                <w:sz w:val="18"/>
                                                <w:lang w:val="de-DE"/>
                                              </w:rPr>
                                            </w:rPrChange>
                                          </w:rPr>
                                          <w:t>location</w:t>
                                        </w:r>
                                        <w:r w:rsidRPr="00BC7D3A">
                                          <w:rPr>
                                            <w:sz w:val="18"/>
                                            <w:lang w:val="de-DE"/>
                                          </w:rPr>
                                          <w:t xml:space="preserve"> (HTTP/</w:t>
                                        </w:r>
                                      </w:p>
                                      <w:p w14:paraId="7004758E" w14:textId="77777777" w:rsidR="005F631D" w:rsidRPr="00BC7D3A" w:rsidRDefault="005F631D" w:rsidP="005F631D">
                                        <w:pPr>
                                          <w:jc w:val="center"/>
                                          <w:rPr>
                                            <w:sz w:val="18"/>
                                            <w:lang w:val="de-DE"/>
                                          </w:rPr>
                                        </w:pPr>
                                        <w:r w:rsidRPr="00BC7D3A">
                                          <w:rPr>
                                            <w:sz w:val="18"/>
                                            <w:lang w:val="de-DE"/>
                                          </w:rPr>
                                          <w:t>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2" name="Straight Arrow Connector 102"/>
                                  <wps:cNvCnPr/>
                                  <wps:spPr>
                                    <a:xfrm>
                                      <a:off x="1905000" y="297180"/>
                                      <a:ext cx="0" cy="27432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a:off x="1905000" y="1013460"/>
                                      <a:ext cx="0" cy="14605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a:off x="1897380" y="1874520"/>
                                      <a:ext cx="0" cy="19177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a:off x="1912620" y="2613660"/>
                                      <a:ext cx="0" cy="19177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1905000" y="3528060"/>
                                      <a:ext cx="0" cy="19177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 name="Straight Arrow Connector 107"/>
                                  <wps:cNvCnPr/>
                                  <wps:spPr>
                                    <a:xfrm>
                                      <a:off x="1897380" y="4145280"/>
                                      <a:ext cx="0" cy="19177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Connector: Elbow 108"/>
                                  <wps:cNvCnPr>
                                    <a:stCxn id="98" idx="1"/>
                                    <a:endCxn id="59" idx="1"/>
                                  </wps:cNvCnPr>
                                  <wps:spPr>
                                    <a:xfrm rot="10800000" flipH="1" flipV="1">
                                      <a:off x="967740" y="3169920"/>
                                      <a:ext cx="563880" cy="4884420"/>
                                    </a:xfrm>
                                    <a:prstGeom prst="bentConnector3">
                                      <a:avLst>
                                        <a:gd name="adj1" fmla="val -4054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Connector: Elbow 109"/>
                                  <wps:cNvCnPr/>
                                  <wps:spPr>
                                    <a:xfrm flipV="1">
                                      <a:off x="982980" y="784860"/>
                                      <a:ext cx="495300" cy="640080"/>
                                    </a:xfrm>
                                    <a:prstGeom prst="bentConnector3">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Parallelogram 110"/>
                                  <wps:cNvSpPr/>
                                  <wps:spPr>
                                    <a:xfrm>
                                      <a:off x="129540" y="205740"/>
                                      <a:ext cx="1074420" cy="457200"/>
                                    </a:xfrm>
                                    <a:prstGeom prst="parallelogram">
                                      <a:avLst/>
                                    </a:prstGeom>
                                    <a:solidFill>
                                      <a:srgbClr val="009999">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5DF4EF" w14:textId="77777777" w:rsidR="005F631D" w:rsidRPr="00BC7D3A" w:rsidRDefault="005F631D" w:rsidP="005F631D">
                                        <w:pPr>
                                          <w:jc w:val="center"/>
                                          <w:rPr>
                                            <w:sz w:val="18"/>
                                            <w:lang w:val="de-DE"/>
                                          </w:rPr>
                                        </w:pPr>
                                        <w:r w:rsidRPr="00BC7D3A">
                                          <w:rPr>
                                            <w:sz w:val="18"/>
                                            <w:lang w:val="de-DE"/>
                                          </w:rPr>
                                          <w:t xml:space="preserve">Select </w:t>
                                        </w:r>
                                        <w:r w:rsidRPr="009210EE">
                                          <w:rPr>
                                            <w:sz w:val="18"/>
                                            <w:lang w:val="en-US"/>
                                            <w:rPrChange w:id="44" w:author="Ece Öztürk" w:date="2018-02-16T10:43:00Z">
                                              <w:rPr>
                                                <w:sz w:val="18"/>
                                                <w:lang w:val="de-DE"/>
                                              </w:rPr>
                                            </w:rPrChange>
                                          </w:rPr>
                                          <w:t>mode</w:t>
                                        </w:r>
                                        <w:r w:rsidRPr="00BC7D3A">
                                          <w:rPr>
                                            <w:sz w:val="18"/>
                                            <w:lang w:val="de-DE"/>
                                          </w:rPr>
                                          <w:t xml:space="preserve"> DASH/CMAF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1" name="Straight Arrow Connector 111"/>
                                  <wps:cNvCnPr/>
                                  <wps:spPr>
                                    <a:xfrm>
                                      <a:off x="1127760" y="419100"/>
                                      <a:ext cx="758825" cy="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12" name="Rectangle 112"/>
                                <wps:cNvSpPr/>
                                <wps:spPr>
                                  <a:xfrm>
                                    <a:off x="3596640" y="6156960"/>
                                    <a:ext cx="1089660" cy="57150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69ECF5" w14:textId="77777777" w:rsidR="005F631D" w:rsidRPr="00BC7D3A" w:rsidRDefault="005F631D" w:rsidP="005F631D">
                                      <w:pPr>
                                        <w:jc w:val="center"/>
                                        <w:rPr>
                                          <w:sz w:val="18"/>
                                          <w:lang w:val="en-US"/>
                                        </w:rPr>
                                      </w:pPr>
                                      <w:r w:rsidRPr="00BC7D3A">
                                        <w:rPr>
                                          <w:sz w:val="18"/>
                                          <w:lang w:val="en-US"/>
                                        </w:rPr>
                                        <w:t>CMAF specific Box checks (ISO &amp; non-ISO)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3611880" y="6865620"/>
                                    <a:ext cx="1089660" cy="35814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5C9E80" w14:textId="77777777" w:rsidR="005F631D" w:rsidRPr="00BC7D3A" w:rsidRDefault="005F631D" w:rsidP="005F631D">
                                      <w:pPr>
                                        <w:jc w:val="center"/>
                                        <w:rPr>
                                          <w:sz w:val="18"/>
                                          <w:lang w:val="de-DE"/>
                                        </w:rPr>
                                      </w:pPr>
                                      <w:r w:rsidRPr="00BC7D3A">
                                        <w:rPr>
                                          <w:sz w:val="18"/>
                                          <w:lang w:val="de-DE"/>
                                        </w:rPr>
                                        <w:t xml:space="preserve">Box + Manifest </w:t>
                                      </w:r>
                                      <w:r w:rsidRPr="008C19CF">
                                        <w:rPr>
                                          <w:sz w:val="18"/>
                                          <w:lang w:val="en-US"/>
                                          <w:rPrChange w:id="45" w:author="Ece Öztürk" w:date="2018-02-16T10:58:00Z">
                                            <w:rPr>
                                              <w:sz w:val="18"/>
                                              <w:lang w:val="de-DE"/>
                                            </w:rPr>
                                          </w:rPrChange>
                                        </w:rPr>
                                        <w:t>specific checks</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14" name="Rectangle 114"/>
                                <wps:cNvSpPr/>
                                <wps:spPr>
                                  <a:xfrm>
                                    <a:off x="3619500" y="7353300"/>
                                    <a:ext cx="1089660" cy="35814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6EFF1B" w14:textId="77777777" w:rsidR="005F631D" w:rsidRPr="00BC7D3A" w:rsidRDefault="005F631D" w:rsidP="005F631D">
                                      <w:pPr>
                                        <w:jc w:val="center"/>
                                        <w:rPr>
                                          <w:sz w:val="18"/>
                                          <w:lang w:val="de-DE"/>
                                        </w:rPr>
                                      </w:pPr>
                                      <w:r w:rsidRPr="00BC7D3A">
                                        <w:rPr>
                                          <w:sz w:val="18"/>
                                          <w:lang w:val="de-DE"/>
                                        </w:rPr>
                                        <w:t xml:space="preserve">Cross CMAF Track </w:t>
                                      </w:r>
                                      <w:r w:rsidRPr="008C19CF">
                                        <w:rPr>
                                          <w:sz w:val="18"/>
                                          <w:lang w:val="en-US"/>
                                          <w:rPrChange w:id="46" w:author="Ece Öztürk" w:date="2018-02-16T10:58:00Z">
                                            <w:rPr>
                                              <w:sz w:val="18"/>
                                              <w:lang w:val="de-DE"/>
                                            </w:rPr>
                                          </w:rPrChange>
                                        </w:rPr>
                                        <w:t>checks</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16" name="Straight Arrow Connector 116"/>
                                <wps:cNvCnPr/>
                                <wps:spPr>
                                  <a:xfrm>
                                    <a:off x="1905000" y="6210300"/>
                                    <a:ext cx="0" cy="18288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wps:spPr>
                                  <a:xfrm>
                                    <a:off x="4137660" y="6720840"/>
                                    <a:ext cx="0" cy="146304"/>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a:off x="4145280" y="7208520"/>
                                    <a:ext cx="0" cy="14605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Connector: Elbow 119"/>
                                <wps:cNvCnPr>
                                  <a:stCxn id="114" idx="2"/>
                                  <a:endCxn id="59" idx="3"/>
                                </wps:cNvCnPr>
                                <wps:spPr>
                                  <a:xfrm rot="5400000">
                                    <a:off x="3049905" y="6939915"/>
                                    <a:ext cx="342900" cy="1885950"/>
                                  </a:xfrm>
                                  <a:prstGeom prst="bentConnector2">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31DFC39C" id="Group 19" o:spid="_x0000_s1026" style="position:absolute;margin-left:0;margin-top:0;width:487.2pt;height:646.2pt;z-index:251673600;mso-width-relative:margin;mso-height-relative:margin" coordsize="61874,82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">
                  <v:shapetype id="_x0000_t32" coordsize="21600,21600" o:spt="32" o:oned="t" path="m,l21600,21600e" filled="f">
                    <v:path arrowok="t" fillok="f" o:connecttype="none"/>
                    <o:lock v:ext="edit" shapetype="t"/>
                  </v:shapetype>
                  <v:shape id="Straight Arrow Connector 23" o:spid="_x0000_s1027" type="#_x0000_t32" style="position:absolute;left:19050;top:47015;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" strokecolor="#70ad47 [3209]" strokeweight=".5pt">
                    <v:stroke endarrow="block" joinstyle="miter"/>
                  </v:shape>
                  <v:group id="Group 27" o:spid="_x0000_s1028" style="position:absolute;width:61874;height:82067" coordsize="61874,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29" style="position:absolute;left:12877;top:49758;width:12497;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" fillcolor="#a8d08d [1945]" stroked="f" strokeweight="1pt">
                      <v:textbox inset=",0">
                        <w:txbxContent>
                          <w:p w14:paraId="6D7A8878" w14:textId="77777777" w:rsidR="005F631D" w:rsidRPr="00BC7D3A" w:rsidRDefault="005F631D" w:rsidP="005F631D">
                            <w:pPr>
                              <w:jc w:val="center"/>
                              <w:rPr>
                                <w:sz w:val="18"/>
                                <w:lang w:val="en-US"/>
                              </w:rPr>
                            </w:pPr>
                            <w:r w:rsidRPr="00BC7D3A">
                              <w:rPr>
                                <w:sz w:val="18"/>
                                <w:lang w:val="en-US"/>
                              </w:rPr>
                              <w:t>DASH Box Checks (General</w:t>
                            </w:r>
                            <w:r w:rsidRPr="00BC7D3A">
                              <w:rPr>
                                <w:sz w:val="18"/>
                              </w:rPr>
                              <w:t xml:space="preserve"> </w:t>
                            </w:r>
                            <w:r w:rsidRPr="00BC7D3A">
                              <w:rPr>
                                <w:sz w:val="18"/>
                                <w:lang w:val="en-US"/>
                              </w:rPr>
                              <w:t>+</w:t>
                            </w:r>
                            <w:r w:rsidRPr="00BC7D3A">
                              <w:rPr>
                                <w:sz w:val="18"/>
                              </w:rPr>
                              <w:t xml:space="preserve"> </w:t>
                            </w:r>
                            <w:r w:rsidRPr="00BC7D3A">
                              <w:rPr>
                                <w:sz w:val="18"/>
                                <w:lang w:val="en-US"/>
                              </w:rPr>
                              <w:t xml:space="preserve">MPD </w:t>
                            </w:r>
                            <w:r w:rsidRPr="00BC7D3A">
                              <w:rPr>
                                <w:sz w:val="18"/>
                              </w:rPr>
                              <w:t>specific</w:t>
                            </w:r>
                            <w:r w:rsidRPr="00BC7D3A">
                              <w:rPr>
                                <w:sz w:val="18"/>
                                <w:lang w:val="en-US"/>
                              </w:rPr>
                              <w:t>)</w:t>
                            </w:r>
                          </w:p>
                        </w:txbxContent>
                      </v:textbox>
                    </v:rect>
                    <v:group id="Group 29" o:spid="_x0000_s1030" style="position:absolute;width:61874;height:82067" coordsize="61874,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202" coordsize="21600,21600" o:spt="202" path="m,l,21600r21600,l21600,xe">
                        <v:stroke joinstyle="miter"/>
                        <v:path gradientshapeok="t" o:connecttype="rect"/>
                      </v:shapetype>
                      <v:shape id="_x0000_s1031" type="#_x0000_t202" style="position:absolute;left:14859;top:34594;width:4114;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10D244DB" w14:textId="77777777" w:rsidR="005F631D" w:rsidRPr="0038633A" w:rsidRDefault="005F631D" w:rsidP="005F631D">
                              <w:pPr>
                                <w:rPr>
                                  <w:color w:val="92D050"/>
                                  <w:sz w:val="20"/>
                                  <w:lang w:val="de-DE"/>
                                </w:rPr>
                              </w:pPr>
                              <w:r w:rsidRPr="00762DE4">
                                <w:rPr>
                                  <w:color w:val="70AD47" w:themeColor="accent6"/>
                                  <w:sz w:val="20"/>
                                  <w:lang w:val="de-DE"/>
                                </w:rPr>
                                <w:t>Yes</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2" type="#_x0000_t114" style="position:absolute;left:29641;top:6858;width:708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" fillcolor="#099" stroked="f" strokeweight="1pt">
                        <v:fill opacity="40606f"/>
                        <v:textbox inset="0,0,0,0">
                          <w:txbxContent>
                            <w:p w14:paraId="68536EF1" w14:textId="77777777" w:rsidR="005F631D" w:rsidRPr="00BC7D3A" w:rsidRDefault="005F631D" w:rsidP="005F631D">
                              <w:pPr>
                                <w:jc w:val="center"/>
                                <w:rPr>
                                  <w:sz w:val="18"/>
                                  <w:lang w:val="de-DE"/>
                                </w:rPr>
                              </w:pPr>
                              <w:r w:rsidRPr="00BC7D3A">
                                <w:rPr>
                                  <w:sz w:val="18"/>
                                  <w:lang w:val="de-DE"/>
                                </w:rPr>
                                <w:t>Schema</w:t>
                              </w:r>
                            </w:p>
                          </w:txbxContent>
                        </v:textbox>
                      </v:shape>
                      <v:shape id="Flowchart: Document 32" o:spid="_x0000_s1033" type="#_x0000_t114" style="position:absolute;left:40386;top:2590;width:8686;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" fillcolor="#099" stroked="f" strokeweight="1pt">
                        <v:fill opacity="40606f"/>
                        <v:textbox inset="0,0,0,0">
                          <w:txbxContent>
                            <w:p w14:paraId="56E1C8FF" w14:textId="77777777" w:rsidR="005F631D" w:rsidRPr="00BC7D3A" w:rsidRDefault="005F631D" w:rsidP="005F631D">
                              <w:pPr>
                                <w:jc w:val="center"/>
                                <w:rPr>
                                  <w:sz w:val="18"/>
                                  <w:lang w:val="de-DE"/>
                                </w:rPr>
                              </w:pPr>
                              <w:r w:rsidRPr="00BC7D3A">
                                <w:rPr>
                                  <w:sz w:val="18"/>
                                  <w:lang w:val="de-DE"/>
                                </w:rPr>
                                <w:t>MPD/Manifest</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33" o:spid="_x0000_s1034" type="#_x0000_t115" style="position:absolute;left:52197;top:2438;width:9677;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" fillcolor="#099" strokecolor="white [3212]" strokeweight="1pt">
                        <v:fill opacity="40606f"/>
                        <v:textbox inset="0,0,0,0">
                          <w:txbxContent>
                            <w:p w14:paraId="315BAD99" w14:textId="77777777" w:rsidR="005F631D" w:rsidRPr="00BC7D3A" w:rsidRDefault="005F631D" w:rsidP="005F631D">
                              <w:pPr>
                                <w:jc w:val="center"/>
                                <w:rPr>
                                  <w:sz w:val="18"/>
                                  <w:lang w:val="de-DE"/>
                                </w:rPr>
                              </w:pPr>
                              <w:r w:rsidRPr="00BC7D3A">
                                <w:rPr>
                                  <w:sz w:val="18"/>
                                  <w:lang w:val="de-DE"/>
                                </w:rPr>
                                <w:t>Segments</w:t>
                              </w:r>
                            </w:p>
                          </w:txbxContent>
                        </v:textbox>
                      </v:shape>
                      <v:shape id="Straight Arrow Connector 34" o:spid="_x0000_s1035" type="#_x0000_t32" style="position:absolute;left:23088;top:7924;width:6401;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" strokecolor="#70ad47 [3209]"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 o:spid="_x0000_s1036" type="#_x0000_t34" style="position:absolute;left:25908;top:4648;width:14478;height:3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" adj="114" strokecolor="#70ad47 [3209]" strokeweight=".5pt">
                        <v:stroke endarrow="block"/>
                      </v:shape>
                      <v:shape id="Connector: Elbow 36" o:spid="_x0000_s1037" type="#_x0000_t34" style="position:absolute;left:23012;top:6324;width:20803;height:914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" adj="40" strokecolor="#70ad47 [3209]" strokeweight=".5pt">
                        <v:stroke endarrow="block"/>
                      </v:shape>
                      <v:shape id="Connector: Elbow 37" o:spid="_x0000_s1038" type="#_x0000_t34" style="position:absolute;left:23317;top:15163;width:20498;height:838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" adj="80" strokecolor="#70ad47 [3209]" strokeweight=".5pt">
                        <v:stroke endarrow="block"/>
                      </v:shape>
                      <v:shape id="Connector: Elbow 38" o:spid="_x0000_s1039" type="#_x0000_t34" style="position:absolute;left:19126;top:22707;width:24612;height:1310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" adj="33" strokecolor="#70ad47 [3209]" strokeweight=".5pt"/>
                      <v:shape id="Connector: Elbow 50" o:spid="_x0000_s1040" type="#_x0000_t34" style="position:absolute;left:24152;top:47548;width:19431;height:121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" adj="-86" strokecolor="#70ad47 [3209]" strokeweight=".5pt">
                        <v:stroke endarrow="block"/>
                      </v:shape>
                      <v:shape id="Connector: Elbow 51" o:spid="_x0000_s1041" type="#_x0000_t34" style="position:absolute;left:23469;top:5715;width:28804;height:336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" adj="20311" strokecolor="#5b9bd5 [3204]" strokeweight=".5pt">
                        <v:stroke endarrow="block"/>
                      </v:shape>
                      <v:shape id="Connector: Elbow 52" o:spid="_x0000_s1042" type="#_x0000_t34" style="position:absolute;left:23545;top:7391;width:33224;height:3779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" adj="-49" strokecolor="#5b9bd5 [3204]" strokeweight=".5pt">
                        <v:stroke endarrow="block"/>
                      </v:shape>
                      <v:shape id="Connector: Elbow 53" o:spid="_x0000_s1043" type="#_x0000_t34" style="position:absolute;left:25374;top:45186;width:31547;height:76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" adj="78" strokecolor="#5b9bd5 [3204]" strokeweight=".5pt">
                        <v:stroke endarrow="block"/>
                      </v:shape>
                      <v:shape id="Connector: Elbow 54" o:spid="_x0000_s1044" type="#_x0000_t34" style="position:absolute;left:24307;top:52120;width:32538;height:884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" adj="26" strokecolor="#5b9bd5 [3204]" strokeweight=".5pt">
                        <v:stroke endarrow="block"/>
                      </v:shape>
                      <v:shape id="Connector: Elbow 55" o:spid="_x0000_s1045" type="#_x0000_t34" style="position:absolute;left:23164;top:10668;width:9906;height:48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" adj="247" strokecolor="#70ad47 [3209]" strokeweight=".5pt">
                        <v:stroke endarrow="block"/>
                      </v:shape>
                      <v:shape id="Connector: Elbow 56" o:spid="_x0000_s1046" type="#_x0000_t34" style="position:absolute;left:19202;top:35509;width:24613;height:1310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" adj="100" strokecolor="#70ad47 [3209]" strokeweight=".5pt"/>
                      <v:group id="Group 57" o:spid="_x0000_s1047" style="position:absolute;width:47091;height:82067" coordsize="47091,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48" style="position:absolute;left:14173;top:57073;width:9830;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" fillcolor="#a8d08d [1945]" stroked="f" strokeweight="1pt">
                          <v:textbox inset=",0">
                            <w:txbxContent>
                              <w:p w14:paraId="4588CCE1" w14:textId="77777777" w:rsidR="005F631D" w:rsidRPr="00BC7D3A" w:rsidRDefault="005F631D" w:rsidP="005F631D">
                                <w:pPr>
                                  <w:jc w:val="center"/>
                                  <w:rPr>
                                    <w:sz w:val="18"/>
                                    <w:lang w:val="de-DE"/>
                                  </w:rPr>
                                </w:pPr>
                                <w:r w:rsidRPr="00BC7D3A">
                                  <w:rPr>
                                    <w:sz w:val="18"/>
                                    <w:lang w:val="de-DE"/>
                                  </w:rPr>
                                  <w:t>Cross-</w:t>
                                </w:r>
                                <w:r w:rsidRPr="008C19CF">
                                  <w:rPr>
                                    <w:sz w:val="18"/>
                                    <w:lang w:val="en-US"/>
                                    <w:rPrChange w:id="47" w:author="Ece Öztürk" w:date="2018-02-16T10:58:00Z">
                                      <w:rPr>
                                        <w:sz w:val="18"/>
                                        <w:lang w:val="de-DE"/>
                                      </w:rPr>
                                    </w:rPrChange>
                                  </w:rPr>
                                  <w:t>representation checks</w:t>
                                </w:r>
                              </w:p>
                            </w:txbxContent>
                          </v:textbox>
                        </v:rect>
                        <v:shapetype id="_x0000_t116" coordsize="21600,21600" o:spt="116" path="m3475,qx,10800,3475,21600l18125,21600qx21600,10800,18125,xe">
                          <v:stroke joinstyle="miter"/>
                          <v:path gradientshapeok="t" o:connecttype="rect" textboxrect="1018,3163,20582,18437"/>
                        </v:shapetype>
                        <v:shape id="Flowchart: Terminator 59" o:spid="_x0000_s1049" type="#_x0000_t116" style="position:absolute;left:15316;top:79019;width:746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" filled="f" strokecolor="#f4b083 [1941]" strokeweight="1pt">
                          <v:textbox inset=",0">
                            <w:txbxContent>
                              <w:p w14:paraId="2CC938C5" w14:textId="77777777" w:rsidR="005F631D" w:rsidRPr="00660A2C" w:rsidRDefault="005F631D" w:rsidP="005F631D">
                                <w:pPr>
                                  <w:spacing w:after="120"/>
                                  <w:jc w:val="center"/>
                                  <w:rPr>
                                    <w:color w:val="C45911" w:themeColor="accent2" w:themeShade="BF"/>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C45911" w:themeColor="accent2" w:themeShade="BF"/>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p>
                            </w:txbxContent>
                          </v:textbox>
                        </v:shape>
                        <v:shape id="Straight Arrow Connector 60" o:spid="_x0000_s1050" type="#_x0000_t32" style="position:absolute;left:19050;top:55092;width:0;height:1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" strokecolor="#70ad47 [3209]" strokeweight=".5pt">
                          <v:stroke endarrow="block" joinstyle="miter"/>
                        </v:shape>
                        <v:group id="Group 61" o:spid="_x0000_s1051" style="position:absolute;width:28575;height:80543" coordsize="28575,80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lowchart: Terminator 62" o:spid="_x0000_s1052" type="#_x0000_t116" style="position:absolute;left:15316;width:746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" filled="f" strokecolor="#f4b083 [1941]" strokeweight="1pt">
                            <v:textbox inset=",0">
                              <w:txbxContent>
                                <w:p w14:paraId="4309ECCD" w14:textId="77777777" w:rsidR="005F631D" w:rsidRPr="00BC7D3A" w:rsidRDefault="005F631D" w:rsidP="005F631D">
                                  <w:pPr>
                                    <w:spacing w:after="120"/>
                                    <w:jc w:val="center"/>
                                    <w:rPr>
                                      <w:color w:val="C45911" w:themeColor="accent2" w:themeShade="BF"/>
                                      <w:sz w:val="2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7D3A">
                                    <w:rPr>
                                      <w:color w:val="C45911" w:themeColor="accent2" w:themeShade="BF"/>
                                      <w:sz w:val="2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v:shape>
                          <v:rect id="Rectangle 63" o:spid="_x0000_s1053" style="position:absolute;left:14859;top:5638;width:822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" fillcolor="#a8d08d [1945]" stroked="f" strokeweight="1pt">
                            <v:textbox>
                              <w:txbxContent>
                                <w:p w14:paraId="79380068" w14:textId="77777777" w:rsidR="005F631D" w:rsidRPr="00BC7D3A" w:rsidRDefault="005F631D" w:rsidP="005F631D">
                                  <w:pPr>
                                    <w:jc w:val="center"/>
                                    <w:rPr>
                                      <w:sz w:val="18"/>
                                      <w:lang w:val="de-DE"/>
                                    </w:rPr>
                                  </w:pPr>
                                  <w:r w:rsidRPr="009210EE">
                                    <w:rPr>
                                      <w:sz w:val="18"/>
                                      <w:lang w:val="en-US"/>
                                      <w:rPrChange w:id="48" w:author="Ece Öztürk" w:date="2018-02-16T10:43:00Z">
                                        <w:rPr>
                                          <w:sz w:val="18"/>
                                          <w:lang w:val="de-DE"/>
                                        </w:rPr>
                                      </w:rPrChange>
                                    </w:rPr>
                                    <w:t>Fetch</w:t>
                                  </w:r>
                                  <w:r w:rsidRPr="00BC7D3A">
                                    <w:rPr>
                                      <w:sz w:val="18"/>
                                      <w:lang w:val="de-DE"/>
                                    </w:rPr>
                                    <w:t xml:space="preserve"> MPD, Schema</w:t>
                                  </w:r>
                                </w:p>
                              </w:txbxContent>
                            </v:textbox>
                          </v:rect>
                          <v:rect id="Rectangle 96" o:spid="_x0000_s1054" style="position:absolute;left:14935;top:11506;width:822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" fillcolor="#a8d08d [1945]" stroked="f" strokeweight="1pt">
                            <v:textbox>
                              <w:txbxContent>
                                <w:p w14:paraId="378837D9" w14:textId="77777777" w:rsidR="005F631D" w:rsidRPr="00BC7D3A" w:rsidRDefault="005F631D" w:rsidP="005F631D">
                                  <w:pPr>
                                    <w:jc w:val="center"/>
                                    <w:rPr>
                                      <w:sz w:val="18"/>
                                      <w:lang w:val="de-DE"/>
                                    </w:rPr>
                                  </w:pPr>
                                  <w:r w:rsidRPr="00BC7D3A">
                                    <w:rPr>
                                      <w:sz w:val="18"/>
                                      <w:lang w:val="de-DE"/>
                                    </w:rPr>
                                    <w:t xml:space="preserve">XML </w:t>
                                  </w:r>
                                  <w:r w:rsidRPr="009210EE">
                                    <w:rPr>
                                      <w:sz w:val="18"/>
                                      <w:lang w:val="en-US"/>
                                      <w:rPrChange w:id="49" w:author="Ece Öztürk" w:date="2018-02-16T10:43:00Z">
                                        <w:rPr>
                                          <w:sz w:val="18"/>
                                          <w:lang w:val="de-DE"/>
                                        </w:rPr>
                                      </w:rPrChange>
                                    </w:rPr>
                                    <w:t>validation+Schema</w:t>
                                  </w:r>
                                  <w:r w:rsidRPr="00BC7D3A">
                                    <w:rPr>
                                      <w:sz w:val="18"/>
                                      <w:lang w:val="de-DE"/>
                                    </w:rPr>
                                    <w:t xml:space="preserve"> </w:t>
                                  </w:r>
                                  <w:r w:rsidRPr="009210EE">
                                    <w:rPr>
                                      <w:sz w:val="18"/>
                                      <w:lang w:val="en-US"/>
                                      <w:rPrChange w:id="50" w:author="Ece Öztürk" w:date="2018-02-16T10:43:00Z">
                                        <w:rPr>
                                          <w:sz w:val="18"/>
                                          <w:lang w:val="de-DE"/>
                                        </w:rPr>
                                      </w:rPrChange>
                                    </w:rPr>
                                    <w:t>validation</w:t>
                                  </w:r>
                                </w:p>
                              </w:txbxContent>
                            </v:textbox>
                          </v:rect>
                          <v:rect id="Rectangle 97" o:spid="_x0000_s1055" style="position:absolute;left:15011;top:20574;width:8230;height:5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" fillcolor="#a8d08d [1945]" stroked="f" strokeweight="1pt">
                            <v:textbox>
                              <w:txbxContent>
                                <w:p w14:paraId="670A90D9" w14:textId="77777777" w:rsidR="005F631D" w:rsidRPr="009210EE" w:rsidRDefault="005F631D" w:rsidP="005F631D">
                                  <w:pPr>
                                    <w:jc w:val="center"/>
                                    <w:rPr>
                                      <w:sz w:val="18"/>
                                      <w:lang w:val="en-US"/>
                                      <w:rPrChange w:id="51" w:author="Ece Öztürk" w:date="2018-02-16T10:44:00Z">
                                        <w:rPr>
                                          <w:sz w:val="18"/>
                                          <w:lang w:val="de-DE"/>
                                        </w:rPr>
                                      </w:rPrChange>
                                    </w:rPr>
                                  </w:pPr>
                                  <w:r w:rsidRPr="009210EE">
                                    <w:rPr>
                                      <w:sz w:val="18"/>
                                      <w:lang w:val="en-US"/>
                                      <w:rPrChange w:id="52" w:author="Ece Öztürk" w:date="2018-02-16T10:44:00Z">
                                        <w:rPr>
                                          <w:sz w:val="18"/>
                                          <w:lang w:val="de-DE"/>
                                        </w:rPr>
                                      </w:rPrChange>
                                    </w:rPr>
                                    <w:t>Schematron rule validation</w:t>
                                  </w:r>
                                </w:p>
                              </w:txbxContent>
                            </v:textbox>
                          </v:rect>
                          <v:shapetype id="_x0000_t4" coordsize="21600,21600" o:spt="4" path="m10800,l,10800,10800,21600,21600,10800xe">
                            <v:stroke joinstyle="miter"/>
                            <v:path gradientshapeok="t" o:connecttype="rect" textboxrect="5400,5400,16200,16200"/>
                          </v:shapetype>
                          <v:shape id="Diamond 98" o:spid="_x0000_s1056" type="#_x0000_t4" style="position:absolute;left:9677;top:28270;width:1889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" filled="f" strokecolor="#f4b083 [1941]" strokeweight="1pt">
                            <v:textbox inset="0,0,,0">
                              <w:txbxContent>
                                <w:p w14:paraId="5DDFA3BC" w14:textId="77777777" w:rsidR="005F631D" w:rsidRPr="00BC7D3A" w:rsidRDefault="005F631D" w:rsidP="005F631D">
                                  <w:pPr>
                                    <w:jc w:val="center"/>
                                    <w:rPr>
                                      <w:color w:val="C45911" w:themeColor="accent2" w:themeShade="BF"/>
                                      <w:sz w:val="18"/>
                                      <w:lang w:val="de-DE"/>
                                    </w:rPr>
                                  </w:pPr>
                                  <w:r w:rsidRPr="00BC7D3A">
                                    <w:rPr>
                                      <w:color w:val="C45911" w:themeColor="accent2" w:themeShade="BF"/>
                                      <w:sz w:val="18"/>
                                      <w:lang w:val="de-DE"/>
                                    </w:rPr>
                                    <w:t xml:space="preserve">Segment </w:t>
                                  </w:r>
                                  <w:r w:rsidRPr="009210EE">
                                    <w:rPr>
                                      <w:color w:val="C45911" w:themeColor="accent2" w:themeShade="BF"/>
                                      <w:sz w:val="18"/>
                                      <w:lang w:val="en-US"/>
                                      <w:rPrChange w:id="53" w:author="Ece Öztürk" w:date="2018-02-16T10:44:00Z">
                                        <w:rPr>
                                          <w:color w:val="C45911" w:themeColor="accent2" w:themeShade="BF"/>
                                          <w:sz w:val="18"/>
                                          <w:lang w:val="de-DE"/>
                                        </w:rPr>
                                      </w:rPrChange>
                                    </w:rPr>
                                    <w:t>Conformance</w:t>
                                  </w:r>
                                  <w:r w:rsidRPr="00BC7D3A">
                                    <w:rPr>
                                      <w:color w:val="C45911" w:themeColor="accent2" w:themeShade="BF"/>
                                      <w:sz w:val="18"/>
                                      <w:lang w:val="de-DE"/>
                                    </w:rPr>
                                    <w:t>?</w:t>
                                  </w:r>
                                </w:p>
                              </w:txbxContent>
                            </v:textbox>
                          </v:shape>
                          <v:rect id="Rectangle 99" o:spid="_x0000_s1057" style="position:absolute;left:14706;top:37338;width:868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" fillcolor="#a8d08d [1945]" stroked="f" strokeweight="1pt">
                            <v:textbox>
                              <w:txbxContent>
                                <w:p w14:paraId="0120C779" w14:textId="77777777" w:rsidR="005F631D" w:rsidRPr="00BC7D3A" w:rsidRDefault="005F631D" w:rsidP="005F631D">
                                  <w:pPr>
                                    <w:jc w:val="center"/>
                                    <w:rPr>
                                      <w:sz w:val="18"/>
                                      <w:lang w:val="de-DE"/>
                                    </w:rPr>
                                  </w:pPr>
                                  <w:r w:rsidRPr="007D63DC">
                                    <w:rPr>
                                      <w:sz w:val="18"/>
                                      <w:lang w:val="en-US"/>
                                      <w:rPrChange w:id="54" w:author="Ece Öztürk" w:date="2018-02-16T10:57:00Z">
                                        <w:rPr>
                                          <w:sz w:val="18"/>
                                          <w:lang w:val="de-DE"/>
                                        </w:rPr>
                                      </w:rPrChange>
                                    </w:rPr>
                                    <w:t>Fetch</w:t>
                                  </w:r>
                                  <w:r w:rsidRPr="00BC7D3A">
                                    <w:rPr>
                                      <w:sz w:val="18"/>
                                      <w:lang w:val="de-DE"/>
                                    </w:rPr>
                                    <w:t xml:space="preserve"> Segments</w:t>
                                  </w:r>
                                </w:p>
                              </w:txbxContent>
                            </v:textbox>
                          </v:rect>
                          <v:rect id="Rectangle 100" o:spid="_x0000_s1058" style="position:absolute;left:14706;top:43434;width:8687;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" fillcolor="#a8d08d [1945]" stroked="f" strokeweight="1pt">
                            <v:textbox>
                              <w:txbxContent>
                                <w:p w14:paraId="14D8B38E" w14:textId="77777777" w:rsidR="005F631D" w:rsidRPr="00BC7D3A" w:rsidRDefault="005F631D" w:rsidP="005F631D">
                                  <w:pPr>
                                    <w:jc w:val="center"/>
                                    <w:rPr>
                                      <w:sz w:val="18"/>
                                      <w:lang w:val="de-DE"/>
                                    </w:rPr>
                                  </w:pPr>
                                  <w:r w:rsidRPr="00BC7D3A">
                                    <w:rPr>
                                      <w:sz w:val="18"/>
                                      <w:lang w:val="de-DE"/>
                                    </w:rPr>
                                    <w:t xml:space="preserve">ISO BMFF </w:t>
                                  </w:r>
                                  <w:r w:rsidRPr="007D63DC">
                                    <w:rPr>
                                      <w:sz w:val="18"/>
                                      <w:lang w:val="en-US"/>
                                      <w:rPrChange w:id="55" w:author="Ece Öztürk" w:date="2018-02-16T10:58:00Z">
                                        <w:rPr>
                                          <w:sz w:val="18"/>
                                          <w:lang w:val="de-DE"/>
                                        </w:rPr>
                                      </w:rPrChange>
                                    </w:rPr>
                                    <w:t>checks</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01" o:spid="_x0000_s1059" type="#_x0000_t7" style="position:absolute;top:10363;width:10744;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" adj="2911" fillcolor="#099" stroked="f" strokeweight="1pt">
                            <v:fill opacity="40606f"/>
                            <v:textbox inset="0,0,0,0">
                              <w:txbxContent>
                                <w:p w14:paraId="6BD1F081" w14:textId="77777777" w:rsidR="005F631D" w:rsidRPr="00BC7D3A" w:rsidRDefault="005F631D" w:rsidP="005F631D">
                                  <w:pPr>
                                    <w:jc w:val="center"/>
                                    <w:rPr>
                                      <w:sz w:val="18"/>
                                      <w:lang w:val="de-DE"/>
                                    </w:rPr>
                                  </w:pPr>
                                  <w:r w:rsidRPr="00BC7D3A">
                                    <w:rPr>
                                      <w:sz w:val="18"/>
                                      <w:lang w:val="de-DE"/>
                                    </w:rPr>
                                    <w:t xml:space="preserve">MPD </w:t>
                                  </w:r>
                                  <w:r w:rsidRPr="009210EE">
                                    <w:rPr>
                                      <w:sz w:val="18"/>
                                      <w:lang w:val="en-US"/>
                                      <w:rPrChange w:id="56" w:author="Ece Öztürk" w:date="2018-02-16T10:43:00Z">
                                        <w:rPr>
                                          <w:sz w:val="18"/>
                                          <w:lang w:val="de-DE"/>
                                        </w:rPr>
                                      </w:rPrChange>
                                    </w:rPr>
                                    <w:t>location</w:t>
                                  </w:r>
                                  <w:r w:rsidRPr="00BC7D3A">
                                    <w:rPr>
                                      <w:sz w:val="18"/>
                                      <w:lang w:val="de-DE"/>
                                    </w:rPr>
                                    <w:t xml:space="preserve"> (HTTP/</w:t>
                                  </w:r>
                                </w:p>
                                <w:p w14:paraId="7004758E" w14:textId="77777777" w:rsidR="005F631D" w:rsidRPr="00BC7D3A" w:rsidRDefault="005F631D" w:rsidP="005F631D">
                                  <w:pPr>
                                    <w:jc w:val="center"/>
                                    <w:rPr>
                                      <w:sz w:val="18"/>
                                      <w:lang w:val="de-DE"/>
                                    </w:rPr>
                                  </w:pPr>
                                  <w:r w:rsidRPr="00BC7D3A">
                                    <w:rPr>
                                      <w:sz w:val="18"/>
                                      <w:lang w:val="de-DE"/>
                                    </w:rPr>
                                    <w:t>File)</w:t>
                                  </w:r>
                                </w:p>
                              </w:txbxContent>
                            </v:textbox>
                          </v:shape>
                          <v:shape id="Straight Arrow Connector 102" o:spid="_x0000_s1060" type="#_x0000_t32" style="position:absolute;left:19050;top:2971;width:0;height:2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" strokecolor="#70ad47 [3209]" strokeweight=".5pt">
                            <v:stroke endarrow="block" joinstyle="miter"/>
                          </v:shape>
                          <v:shape id="Straight Arrow Connector 103" o:spid="_x0000_s1061" type="#_x0000_t32" style="position:absolute;left:19050;top:10134;width:0;height:1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" strokecolor="#70ad47 [3209]" strokeweight=".5pt">
                            <v:stroke endarrow="block" joinstyle="miter"/>
                          </v:shape>
                          <v:shape id="Straight Arrow Connector 104" o:spid="_x0000_s1062" type="#_x0000_t32" style="position:absolute;left:18973;top:18745;width:0;height:19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" strokecolor="#70ad47 [3209]" strokeweight=".5pt">
                            <v:stroke endarrow="block" joinstyle="miter"/>
                          </v:shape>
                          <v:shape id="Straight Arrow Connector 105" o:spid="_x0000_s1063" type="#_x0000_t32" style="position:absolute;left:19126;top:26136;width:0;height:1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" strokecolor="#70ad47 [3209]" strokeweight=".5pt">
                            <v:stroke endarrow="block" joinstyle="miter"/>
                          </v:shape>
                          <v:shape id="Straight Arrow Connector 106" o:spid="_x0000_s1064" type="#_x0000_t32" style="position:absolute;left:19050;top:35280;width:0;height:1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" strokecolor="#70ad47 [3209]" strokeweight=".5pt">
                            <v:stroke endarrow="block" joinstyle="miter"/>
                          </v:shape>
                          <v:shape id="Straight Arrow Connector 107" o:spid="_x0000_s1065" type="#_x0000_t32" style="position:absolute;left:18973;top:41452;width:0;height:1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" strokecolor="#70ad47 [3209]" strokeweight=".5pt">
                            <v:stroke endarrow="block" joinstyle="miter"/>
                          </v:shape>
                          <v:shape id="Connector: Elbow 108" o:spid="_x0000_s1066" type="#_x0000_t34" style="position:absolute;left:9677;top:31699;width:5639;height:48844;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" adj="-8757" strokecolor="#70ad47 [3209]" strokeweight=".5pt">
                            <v:stroke endarrow="block"/>
                          </v:shape>
                          <v:shape id="Connector: Elbow 109" o:spid="_x0000_s1067" type="#_x0000_t34" style="position:absolute;left:9829;top:7848;width:4953;height:640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" strokecolor="#70ad47 [3209]" strokeweight=".5pt">
                            <v:stroke endarrow="block"/>
                          </v:shape>
                          <v:shape id="Parallelogram 110" o:spid="_x0000_s1068" type="#_x0000_t7" style="position:absolute;left:1295;top:2057;width:1074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" adj="2298" fillcolor="#099" stroked="f" strokeweight="1pt">
                            <v:fill opacity="40606f"/>
                            <v:textbox inset="0,0,0,0">
                              <w:txbxContent>
                                <w:p w14:paraId="115DF4EF" w14:textId="77777777" w:rsidR="005F631D" w:rsidRPr="00BC7D3A" w:rsidRDefault="005F631D" w:rsidP="005F631D">
                                  <w:pPr>
                                    <w:jc w:val="center"/>
                                    <w:rPr>
                                      <w:sz w:val="18"/>
                                      <w:lang w:val="de-DE"/>
                                    </w:rPr>
                                  </w:pPr>
                                  <w:r w:rsidRPr="00BC7D3A">
                                    <w:rPr>
                                      <w:sz w:val="18"/>
                                      <w:lang w:val="de-DE"/>
                                    </w:rPr>
                                    <w:t xml:space="preserve">Select </w:t>
                                  </w:r>
                                  <w:r w:rsidRPr="009210EE">
                                    <w:rPr>
                                      <w:sz w:val="18"/>
                                      <w:lang w:val="en-US"/>
                                      <w:rPrChange w:id="57" w:author="Ece Öztürk" w:date="2018-02-16T10:43:00Z">
                                        <w:rPr>
                                          <w:sz w:val="18"/>
                                          <w:lang w:val="de-DE"/>
                                        </w:rPr>
                                      </w:rPrChange>
                                    </w:rPr>
                                    <w:t>mode</w:t>
                                  </w:r>
                                  <w:r w:rsidRPr="00BC7D3A">
                                    <w:rPr>
                                      <w:sz w:val="18"/>
                                      <w:lang w:val="de-DE"/>
                                    </w:rPr>
                                    <w:t xml:space="preserve"> DASH/CMAF</w:t>
                                  </w:r>
                                </w:p>
                              </w:txbxContent>
                            </v:textbox>
                          </v:shape>
                          <v:shape id="Straight Arrow Connector 111" o:spid="_x0000_s1069" type="#_x0000_t32" style="position:absolute;left:11277;top:4191;width:7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" strokecolor="#70ad47 [3209]" strokeweight=".5pt">
                            <v:stroke endarrow="block" joinstyle="miter"/>
                          </v:shape>
                        </v:group>
                        <v:rect id="Rectangle 112" o:spid="_x0000_s1070" style="position:absolute;left:35966;top:61569;width:10897;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" fillcolor="#a8d08d [1945]" stroked="f" strokeweight="1pt">
                          <v:textbox>
                            <w:txbxContent>
                              <w:p w14:paraId="3A69ECF5" w14:textId="77777777" w:rsidR="005F631D" w:rsidRPr="00BC7D3A" w:rsidRDefault="005F631D" w:rsidP="005F631D">
                                <w:pPr>
                                  <w:jc w:val="center"/>
                                  <w:rPr>
                                    <w:sz w:val="18"/>
                                    <w:lang w:val="en-US"/>
                                  </w:rPr>
                                </w:pPr>
                                <w:r w:rsidRPr="00BC7D3A">
                                  <w:rPr>
                                    <w:sz w:val="18"/>
                                    <w:lang w:val="en-US"/>
                                  </w:rPr>
                                  <w:t>CMAF specific Box checks (ISO &amp; non-ISO)</w:t>
                                </w:r>
                              </w:p>
                            </w:txbxContent>
                          </v:textbox>
                        </v:rect>
                        <v:rect id="Rectangle 113" o:spid="_x0000_s1071" style="position:absolute;left:36118;top:68656;width:10897;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" fillcolor="#a8d08d [1945]" stroked="f" strokeweight="1pt">
                          <v:textbox inset=",0">
                            <w:txbxContent>
                              <w:p w14:paraId="7A5C9E80" w14:textId="77777777" w:rsidR="005F631D" w:rsidRPr="00BC7D3A" w:rsidRDefault="005F631D" w:rsidP="005F631D">
                                <w:pPr>
                                  <w:jc w:val="center"/>
                                  <w:rPr>
                                    <w:sz w:val="18"/>
                                    <w:lang w:val="de-DE"/>
                                  </w:rPr>
                                </w:pPr>
                                <w:r w:rsidRPr="00BC7D3A">
                                  <w:rPr>
                                    <w:sz w:val="18"/>
                                    <w:lang w:val="de-DE"/>
                                  </w:rPr>
                                  <w:t xml:space="preserve">Box + Manifest </w:t>
                                </w:r>
                                <w:r w:rsidRPr="008C19CF">
                                  <w:rPr>
                                    <w:sz w:val="18"/>
                                    <w:lang w:val="en-US"/>
                                    <w:rPrChange w:id="58" w:author="Ece Öztürk" w:date="2018-02-16T10:58:00Z">
                                      <w:rPr>
                                        <w:sz w:val="18"/>
                                        <w:lang w:val="de-DE"/>
                                      </w:rPr>
                                    </w:rPrChange>
                                  </w:rPr>
                                  <w:t>specific checks</w:t>
                                </w:r>
                              </w:p>
                            </w:txbxContent>
                          </v:textbox>
                        </v:rect>
                        <v:rect id="Rectangle 114" o:spid="_x0000_s1072" style="position:absolute;left:36195;top:73533;width:10896;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" fillcolor="#a8d08d [1945]" stroked="f" strokeweight="1pt">
                          <v:textbox inset=",0">
                            <w:txbxContent>
                              <w:p w14:paraId="136EFF1B" w14:textId="77777777" w:rsidR="005F631D" w:rsidRPr="00BC7D3A" w:rsidRDefault="005F631D" w:rsidP="005F631D">
                                <w:pPr>
                                  <w:jc w:val="center"/>
                                  <w:rPr>
                                    <w:sz w:val="18"/>
                                    <w:lang w:val="de-DE"/>
                                  </w:rPr>
                                </w:pPr>
                                <w:r w:rsidRPr="00BC7D3A">
                                  <w:rPr>
                                    <w:sz w:val="18"/>
                                    <w:lang w:val="de-DE"/>
                                  </w:rPr>
                                  <w:t xml:space="preserve">Cross CMAF Track </w:t>
                                </w:r>
                                <w:r w:rsidRPr="008C19CF">
                                  <w:rPr>
                                    <w:sz w:val="18"/>
                                    <w:lang w:val="en-US"/>
                                    <w:rPrChange w:id="59" w:author="Ece Öztürk" w:date="2018-02-16T10:58:00Z">
                                      <w:rPr>
                                        <w:sz w:val="18"/>
                                        <w:lang w:val="de-DE"/>
                                      </w:rPr>
                                    </w:rPrChange>
                                  </w:rPr>
                                  <w:t>checks</w:t>
                                </w:r>
                              </w:p>
                            </w:txbxContent>
                          </v:textbox>
                        </v:rect>
                        <v:shape id="Straight Arrow Connector 116" o:spid="_x0000_s1073" type="#_x0000_t32" style="position:absolute;left:19050;top:62103;width:0;height:1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" strokecolor="#70ad47 [3209]" strokeweight=".5pt">
                          <v:stroke endarrow="block" joinstyle="miter"/>
                        </v:shape>
                        <v:shape id="Straight Arrow Connector 117" o:spid="_x0000_s1074" type="#_x0000_t32" style="position:absolute;left:41376;top:67208;width:0;height:14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" strokecolor="#70ad47 [3209]" strokeweight=".5pt">
                          <v:stroke endarrow="block" joinstyle="miter"/>
                        </v:shape>
                        <v:shape id="Straight Arrow Connector 118" o:spid="_x0000_s1075" type="#_x0000_t32" style="position:absolute;left:41452;top:72085;width:0;height:1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" strokecolor="#70ad47 [3209]" strokeweight=".5pt">
                          <v:stroke endarrow="block" joinstyle="miter"/>
                        </v:shape>
                        <v:shapetype id="_x0000_t33" coordsize="21600,21600" o:spt="33" o:oned="t" path="m,l21600,r,21600e" filled="f">
                          <v:stroke joinstyle="miter"/>
                          <v:path arrowok="t" fillok="f" o:connecttype="none"/>
                          <o:lock v:ext="edit" shapetype="t"/>
                        </v:shapetype>
                        <v:shape id="Connector: Elbow 119" o:spid="_x0000_s1076" type="#_x0000_t33" style="position:absolute;left:30498;top:69399;width:3429;height:1886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" strokecolor="#70ad47 [3209]" strokeweight=".5pt">
                          <v:stroke endarrow="block"/>
                        </v:shape>
                      </v:group>
                    </v:group>
                  </v:group>
                </v:group>
              </w:pict>
            </mc:Fallback>
          </mc:AlternateContent>
        </w:r>
      </w:ins>
      <w:ins w:id="60" w:author="Ece Öztürk" w:date="2018-02-16T10:36:00Z">
        <w:r w:rsidR="00191CEE">
          <w:rPr>
            <w:noProof/>
          </w:rPr>
          <mc:AlternateContent>
            <mc:Choice Requires="wps">
              <w:drawing>
                <wp:anchor distT="0" distB="0" distL="114300" distR="114300" simplePos="0" relativeHeight="251681792" behindDoc="0" locked="0" layoutInCell="1" allowOverlap="1" wp14:anchorId="28EAE4BE" wp14:editId="5D3950E9">
                  <wp:simplePos x="0" y="0"/>
                  <wp:positionH relativeFrom="column">
                    <wp:posOffset>0</wp:posOffset>
                  </wp:positionH>
                  <wp:positionV relativeFrom="paragraph">
                    <wp:posOffset>8263890</wp:posOffset>
                  </wp:positionV>
                  <wp:extent cx="6187440" cy="63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6187440" cy="635"/>
                          </a:xfrm>
                          <a:prstGeom prst="rect">
                            <a:avLst/>
                          </a:prstGeom>
                          <a:solidFill>
                            <a:prstClr val="white"/>
                          </a:solidFill>
                          <a:ln>
                            <a:noFill/>
                          </a:ln>
                        </wps:spPr>
                        <wps:txbx>
                          <w:txbxContent>
                            <w:p w14:paraId="29273BBB" w14:textId="58B32D46" w:rsidR="00191CEE" w:rsidRPr="00D76127" w:rsidRDefault="00191CEE">
                              <w:pPr>
                                <w:pStyle w:val="Caption"/>
                                <w:rPr>
                                  <w:noProof/>
                                </w:rPr>
                                <w:pPrChange w:id="61" w:author="Ece Öztürk" w:date="2018-02-16T10:36:00Z">
                                  <w:pPr/>
                                </w:pPrChange>
                              </w:pPr>
                              <w:ins w:id="62" w:author="Ece Öztürk" w:date="2018-02-16T10:36:00Z">
                                <w:r>
                                  <w:t xml:space="preserve">Figure </w:t>
                                </w:r>
                                <w:r>
                                  <w:fldChar w:fldCharType="begin"/>
                                </w:r>
                                <w:r>
                                  <w:instrText xml:space="preserve"> SEQ Figure \* ARABIC </w:instrText>
                                </w:r>
                              </w:ins>
                              <w:r>
                                <w:fldChar w:fldCharType="separate"/>
                              </w:r>
                              <w:ins w:id="63" w:author="Ece Öztürk" w:date="2018-02-16T11:14:00Z">
                                <w:r w:rsidR="0034535D">
                                  <w:rPr>
                                    <w:noProof/>
                                  </w:rPr>
                                  <w:t>2</w:t>
                                </w:r>
                              </w:ins>
                              <w:ins w:id="64" w:author="Ece Öztürk" w:date="2018-02-16T10:36:00Z">
                                <w:r>
                                  <w:fldChar w:fldCharType="end"/>
                                </w:r>
                                <w:r>
                                  <w:t>: Detailed flow of DASH and CMAF confor</w:t>
                                </w:r>
                              </w:ins>
                              <w:ins w:id="65" w:author="Ece Öztürk" w:date="2018-02-16T10:58:00Z">
                                <w:r w:rsidR="008C19CF">
                                  <w:t>m</w:t>
                                </w:r>
                              </w:ins>
                              <w:ins w:id="66" w:author="Ece Öztürk" w:date="2018-02-16T10:36:00Z">
                                <w:r>
                                  <w:t>ance testing</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AE4BE" id="Text Box 126" o:spid="_x0000_s1077" type="#_x0000_t202" style="position:absolute;margin-left:0;margin-top:650.7pt;width:487.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BaMAIAAGkEAAAOAAAAZHJzL2Uyb0RvYy54bWysVMFu2zAMvQ/YPwi6L06yLu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" stroked="f">
                  <v:textbox style="mso-fit-shape-to-text:t" inset="0,0,0,0">
                    <w:txbxContent>
                      <w:p w14:paraId="29273BBB" w14:textId="58B32D46" w:rsidR="00191CEE" w:rsidRPr="00D76127" w:rsidRDefault="00191CEE">
                        <w:pPr>
                          <w:pStyle w:val="Caption"/>
                          <w:rPr>
                            <w:noProof/>
                          </w:rPr>
                          <w:pPrChange w:id="67" w:author="Ece Öztürk" w:date="2018-02-16T10:36:00Z">
                            <w:pPr/>
                          </w:pPrChange>
                        </w:pPr>
                        <w:ins w:id="68" w:author="Ece Öztürk" w:date="2018-02-16T10:36:00Z">
                          <w:r>
                            <w:t xml:space="preserve">Figure </w:t>
                          </w:r>
                          <w:r>
                            <w:fldChar w:fldCharType="begin"/>
                          </w:r>
                          <w:r>
                            <w:instrText xml:space="preserve"> SEQ Figure \* ARABIC </w:instrText>
                          </w:r>
                        </w:ins>
                        <w:r>
                          <w:fldChar w:fldCharType="separate"/>
                        </w:r>
                        <w:ins w:id="69" w:author="Ece Öztürk" w:date="2018-02-16T11:14:00Z">
                          <w:r w:rsidR="0034535D">
                            <w:rPr>
                              <w:noProof/>
                            </w:rPr>
                            <w:t>2</w:t>
                          </w:r>
                        </w:ins>
                        <w:ins w:id="70" w:author="Ece Öztürk" w:date="2018-02-16T10:36:00Z">
                          <w:r>
                            <w:fldChar w:fldCharType="end"/>
                          </w:r>
                          <w:r>
                            <w:t>: Detailed flow of DASH and CMAF confor</w:t>
                          </w:r>
                        </w:ins>
                        <w:ins w:id="71" w:author="Ece Öztürk" w:date="2018-02-16T10:58:00Z">
                          <w:r w:rsidR="008C19CF">
                            <w:t>m</w:t>
                          </w:r>
                        </w:ins>
                        <w:ins w:id="72" w:author="Ece Öztürk" w:date="2018-02-16T10:36:00Z">
                          <w:r>
                            <w:t>ance testing</w:t>
                          </w:r>
                        </w:ins>
                      </w:p>
                    </w:txbxContent>
                  </v:textbox>
                </v:shape>
              </w:pict>
            </mc:Fallback>
          </mc:AlternateContent>
        </w:r>
      </w:ins>
    </w:p>
    <w:p w14:paraId="0F4FC727" w14:textId="4ECE04AB" w:rsidR="00A15375" w:rsidDel="00637E89" w:rsidRDefault="00EC46E7">
      <w:pPr>
        <w:rPr>
          <w:del w:id="73" w:author="Ece Öztürk" w:date="2018-02-16T10:13:00Z"/>
        </w:rPr>
        <w:pPrChange w:id="74" w:author="Ece Öztürk" w:date="2018-02-16T10:22:00Z">
          <w:pPr>
            <w:tabs>
              <w:tab w:val="left" w:pos="1092"/>
            </w:tabs>
          </w:pPr>
        </w:pPrChange>
      </w:pPr>
      <w:del w:id="75" w:author="Ece Öztürk" w:date="2018-02-16T10:13:00Z">
        <w:r w:rsidDel="00637E89">
          <w:tab/>
        </w:r>
      </w:del>
    </w:p>
    <w:p w14:paraId="0297CBC8" w14:textId="5096015E" w:rsidR="00EC46E7" w:rsidDel="00637E89" w:rsidRDefault="00EC46E7">
      <w:pPr>
        <w:rPr>
          <w:del w:id="76" w:author="Ece Öztürk" w:date="2018-02-16T10:13:00Z"/>
        </w:rPr>
        <w:pPrChange w:id="77" w:author="Ece Öztürk" w:date="2018-02-16T10:22:00Z">
          <w:pPr>
            <w:tabs>
              <w:tab w:val="left" w:pos="1092"/>
            </w:tabs>
          </w:pPr>
        </w:pPrChange>
      </w:pPr>
    </w:p>
    <w:p w14:paraId="14717C5E" w14:textId="25BF468C" w:rsidR="00EC46E7" w:rsidDel="00637E89" w:rsidRDefault="00EC46E7">
      <w:pPr>
        <w:rPr>
          <w:del w:id="78" w:author="Ece Öztürk" w:date="2018-02-16T10:13:00Z"/>
        </w:rPr>
        <w:pPrChange w:id="79" w:author="Ece Öztürk" w:date="2018-02-16T10:22:00Z">
          <w:pPr>
            <w:tabs>
              <w:tab w:val="left" w:pos="1092"/>
            </w:tabs>
          </w:pPr>
        </w:pPrChange>
      </w:pPr>
    </w:p>
    <w:p w14:paraId="60BCEB47" w14:textId="360222B4" w:rsidR="00EC46E7" w:rsidDel="00637E89" w:rsidRDefault="00EC46E7">
      <w:pPr>
        <w:rPr>
          <w:del w:id="80" w:author="Ece Öztürk" w:date="2018-02-16T10:13:00Z"/>
        </w:rPr>
        <w:pPrChange w:id="81" w:author="Ece Öztürk" w:date="2018-02-16T10:22:00Z">
          <w:pPr>
            <w:tabs>
              <w:tab w:val="left" w:pos="1092"/>
            </w:tabs>
          </w:pPr>
        </w:pPrChange>
      </w:pPr>
    </w:p>
    <w:p w14:paraId="4A9AFE6D" w14:textId="0AFA35ED" w:rsidR="00EC46E7" w:rsidDel="00637E89" w:rsidRDefault="00EC46E7">
      <w:pPr>
        <w:rPr>
          <w:del w:id="82" w:author="Ece Öztürk" w:date="2018-02-16T10:13:00Z"/>
        </w:rPr>
        <w:pPrChange w:id="83" w:author="Ece Öztürk" w:date="2018-02-16T10:22:00Z">
          <w:pPr>
            <w:tabs>
              <w:tab w:val="left" w:pos="1092"/>
            </w:tabs>
          </w:pPr>
        </w:pPrChange>
      </w:pPr>
    </w:p>
    <w:p w14:paraId="371F6A33" w14:textId="3BF3731B" w:rsidR="00EC46E7" w:rsidDel="00637E89" w:rsidRDefault="00EC46E7">
      <w:pPr>
        <w:rPr>
          <w:del w:id="84" w:author="Ece Öztürk" w:date="2018-02-16T10:13:00Z"/>
        </w:rPr>
        <w:pPrChange w:id="85" w:author="Ece Öztürk" w:date="2018-02-16T10:22:00Z">
          <w:pPr>
            <w:tabs>
              <w:tab w:val="left" w:pos="1092"/>
            </w:tabs>
          </w:pPr>
        </w:pPrChange>
      </w:pPr>
    </w:p>
    <w:p w14:paraId="4B39EEC2" w14:textId="05939A85" w:rsidR="00EC46E7" w:rsidDel="00637E89" w:rsidRDefault="00EC46E7">
      <w:pPr>
        <w:rPr>
          <w:del w:id="86" w:author="Ece Öztürk" w:date="2018-02-16T10:13:00Z"/>
        </w:rPr>
        <w:pPrChange w:id="87" w:author="Ece Öztürk" w:date="2018-02-16T10:22:00Z">
          <w:pPr>
            <w:tabs>
              <w:tab w:val="left" w:pos="1092"/>
            </w:tabs>
          </w:pPr>
        </w:pPrChange>
      </w:pPr>
    </w:p>
    <w:p w14:paraId="08896637" w14:textId="0A9B8D47" w:rsidR="00EC46E7" w:rsidDel="00637E89" w:rsidRDefault="00EC46E7">
      <w:pPr>
        <w:rPr>
          <w:del w:id="88" w:author="Ece Öztürk" w:date="2018-02-16T10:13:00Z"/>
        </w:rPr>
        <w:pPrChange w:id="89" w:author="Ece Öztürk" w:date="2018-02-16T10:22:00Z">
          <w:pPr>
            <w:tabs>
              <w:tab w:val="left" w:pos="1092"/>
            </w:tabs>
          </w:pPr>
        </w:pPrChange>
      </w:pPr>
    </w:p>
    <w:p w14:paraId="1A230860" w14:textId="04C18602" w:rsidR="00EC46E7" w:rsidDel="00637E89" w:rsidRDefault="00EC46E7">
      <w:pPr>
        <w:rPr>
          <w:del w:id="90" w:author="Ece Öztürk" w:date="2018-02-16T10:13:00Z"/>
        </w:rPr>
        <w:pPrChange w:id="91" w:author="Ece Öztürk" w:date="2018-02-16T10:22:00Z">
          <w:pPr>
            <w:tabs>
              <w:tab w:val="left" w:pos="1092"/>
            </w:tabs>
          </w:pPr>
        </w:pPrChange>
      </w:pPr>
    </w:p>
    <w:p w14:paraId="4D050DC9" w14:textId="0F3EB64C" w:rsidR="00EC46E7" w:rsidDel="00637E89" w:rsidRDefault="00EC46E7">
      <w:pPr>
        <w:rPr>
          <w:del w:id="92" w:author="Ece Öztürk" w:date="2018-02-16T10:13:00Z"/>
        </w:rPr>
        <w:pPrChange w:id="93" w:author="Ece Öztürk" w:date="2018-02-16T10:22:00Z">
          <w:pPr>
            <w:tabs>
              <w:tab w:val="left" w:pos="1092"/>
            </w:tabs>
          </w:pPr>
        </w:pPrChange>
      </w:pPr>
    </w:p>
    <w:p w14:paraId="55EEB9BA" w14:textId="73E44498" w:rsidR="00EC46E7" w:rsidDel="00637E89" w:rsidRDefault="00EC46E7">
      <w:pPr>
        <w:rPr>
          <w:del w:id="94" w:author="Ece Öztürk" w:date="2018-02-16T10:13:00Z"/>
        </w:rPr>
        <w:pPrChange w:id="95" w:author="Ece Öztürk" w:date="2018-02-16T10:22:00Z">
          <w:pPr>
            <w:tabs>
              <w:tab w:val="left" w:pos="1092"/>
            </w:tabs>
          </w:pPr>
        </w:pPrChange>
      </w:pPr>
    </w:p>
    <w:p w14:paraId="4257E904" w14:textId="172863E5" w:rsidR="00EC46E7" w:rsidDel="00637E89" w:rsidRDefault="00EC46E7">
      <w:pPr>
        <w:rPr>
          <w:del w:id="96" w:author="Ece Öztürk" w:date="2018-02-16T10:13:00Z"/>
        </w:rPr>
        <w:pPrChange w:id="97" w:author="Ece Öztürk" w:date="2018-02-16T10:22:00Z">
          <w:pPr>
            <w:tabs>
              <w:tab w:val="left" w:pos="1092"/>
            </w:tabs>
          </w:pPr>
        </w:pPrChange>
      </w:pPr>
    </w:p>
    <w:p w14:paraId="41930D21" w14:textId="038D1898" w:rsidR="00EC46E7" w:rsidDel="00637E89" w:rsidRDefault="00EC46E7">
      <w:pPr>
        <w:rPr>
          <w:del w:id="98" w:author="Ece Öztürk" w:date="2018-02-16T10:13:00Z"/>
        </w:rPr>
        <w:pPrChange w:id="99" w:author="Ece Öztürk" w:date="2018-02-16T10:22:00Z">
          <w:pPr>
            <w:tabs>
              <w:tab w:val="left" w:pos="1092"/>
            </w:tabs>
          </w:pPr>
        </w:pPrChange>
      </w:pPr>
    </w:p>
    <w:p w14:paraId="416B7A30" w14:textId="56F52EDF" w:rsidR="00EC46E7" w:rsidDel="00637E89" w:rsidRDefault="00EC46E7">
      <w:pPr>
        <w:rPr>
          <w:del w:id="100" w:author="Ece Öztürk" w:date="2018-02-16T10:13:00Z"/>
        </w:rPr>
        <w:pPrChange w:id="101" w:author="Ece Öztürk" w:date="2018-02-16T10:22:00Z">
          <w:pPr>
            <w:tabs>
              <w:tab w:val="left" w:pos="1092"/>
            </w:tabs>
          </w:pPr>
        </w:pPrChange>
      </w:pPr>
    </w:p>
    <w:p w14:paraId="533B5D0D" w14:textId="17140EEF" w:rsidR="00EC46E7" w:rsidDel="00637E89" w:rsidRDefault="00EC46E7">
      <w:pPr>
        <w:rPr>
          <w:del w:id="102" w:author="Ece Öztürk" w:date="2018-02-16T10:13:00Z"/>
        </w:rPr>
        <w:pPrChange w:id="103" w:author="Ece Öztürk" w:date="2018-02-16T10:22:00Z">
          <w:pPr>
            <w:tabs>
              <w:tab w:val="left" w:pos="1092"/>
            </w:tabs>
          </w:pPr>
        </w:pPrChange>
      </w:pPr>
    </w:p>
    <w:p w14:paraId="276D9EDB" w14:textId="778DAC34" w:rsidR="00EC46E7" w:rsidDel="00637E89" w:rsidRDefault="00EC46E7">
      <w:pPr>
        <w:rPr>
          <w:del w:id="104" w:author="Ece Öztürk" w:date="2018-02-16T10:13:00Z"/>
        </w:rPr>
        <w:pPrChange w:id="105" w:author="Ece Öztürk" w:date="2018-02-16T10:22:00Z">
          <w:pPr>
            <w:tabs>
              <w:tab w:val="left" w:pos="1092"/>
            </w:tabs>
          </w:pPr>
        </w:pPrChange>
      </w:pPr>
    </w:p>
    <w:p w14:paraId="3373F6F3" w14:textId="11144EBD" w:rsidR="00EC46E7" w:rsidDel="00637E89" w:rsidRDefault="00EC46E7">
      <w:pPr>
        <w:rPr>
          <w:del w:id="106" w:author="Ece Öztürk" w:date="2018-02-16T10:13:00Z"/>
        </w:rPr>
        <w:pPrChange w:id="107" w:author="Ece Öztürk" w:date="2018-02-16T10:22:00Z">
          <w:pPr>
            <w:tabs>
              <w:tab w:val="left" w:pos="1092"/>
            </w:tabs>
          </w:pPr>
        </w:pPrChange>
      </w:pPr>
    </w:p>
    <w:p w14:paraId="02D59562" w14:textId="531D6846" w:rsidR="00EC46E7" w:rsidDel="00637E89" w:rsidRDefault="00EC46E7">
      <w:pPr>
        <w:rPr>
          <w:del w:id="108" w:author="Ece Öztürk" w:date="2018-02-16T10:13:00Z"/>
        </w:rPr>
        <w:pPrChange w:id="109" w:author="Ece Öztürk" w:date="2018-02-16T10:22:00Z">
          <w:pPr>
            <w:tabs>
              <w:tab w:val="left" w:pos="1092"/>
            </w:tabs>
          </w:pPr>
        </w:pPrChange>
      </w:pPr>
    </w:p>
    <w:p w14:paraId="56D0808E" w14:textId="2A362770" w:rsidR="00EC46E7" w:rsidDel="00637E89" w:rsidRDefault="00EC46E7">
      <w:pPr>
        <w:rPr>
          <w:del w:id="110" w:author="Ece Öztürk" w:date="2018-02-16T10:13:00Z"/>
        </w:rPr>
        <w:pPrChange w:id="111" w:author="Ece Öztürk" w:date="2018-02-16T10:22:00Z">
          <w:pPr>
            <w:tabs>
              <w:tab w:val="left" w:pos="1092"/>
            </w:tabs>
          </w:pPr>
        </w:pPrChange>
      </w:pPr>
    </w:p>
    <w:p w14:paraId="17E0AB05" w14:textId="7A93BDA3" w:rsidR="00EC46E7" w:rsidDel="00637E89" w:rsidRDefault="00EC46E7">
      <w:pPr>
        <w:rPr>
          <w:del w:id="112" w:author="Ece Öztürk" w:date="2018-02-16T10:13:00Z"/>
        </w:rPr>
        <w:pPrChange w:id="113" w:author="Ece Öztürk" w:date="2018-02-16T10:22:00Z">
          <w:pPr>
            <w:tabs>
              <w:tab w:val="left" w:pos="1092"/>
            </w:tabs>
          </w:pPr>
        </w:pPrChange>
      </w:pPr>
    </w:p>
    <w:p w14:paraId="210DAAB9" w14:textId="10DF2123" w:rsidR="00EC46E7" w:rsidDel="00637E89" w:rsidRDefault="00EC46E7">
      <w:pPr>
        <w:rPr>
          <w:del w:id="114" w:author="Ece Öztürk" w:date="2018-02-16T10:13:00Z"/>
        </w:rPr>
        <w:pPrChange w:id="115" w:author="Ece Öztürk" w:date="2018-02-16T10:22:00Z">
          <w:pPr>
            <w:tabs>
              <w:tab w:val="left" w:pos="1092"/>
            </w:tabs>
          </w:pPr>
        </w:pPrChange>
      </w:pPr>
    </w:p>
    <w:p w14:paraId="7FA6D1EC" w14:textId="264C8111" w:rsidR="006F154C" w:rsidDel="00637E89" w:rsidRDefault="006F154C">
      <w:pPr>
        <w:rPr>
          <w:del w:id="116" w:author="Ece Öztürk" w:date="2018-02-16T10:13:00Z"/>
        </w:rPr>
        <w:pPrChange w:id="117" w:author="Ece Öztürk" w:date="2018-02-16T10:22:00Z">
          <w:pPr>
            <w:tabs>
              <w:tab w:val="left" w:pos="1092"/>
            </w:tabs>
          </w:pPr>
        </w:pPrChange>
      </w:pPr>
    </w:p>
    <w:p w14:paraId="591DA11E" w14:textId="600040C4" w:rsidR="00693977" w:rsidDel="00637E89" w:rsidRDefault="00693977">
      <w:pPr>
        <w:rPr>
          <w:del w:id="118" w:author="Ece Öztürk" w:date="2018-02-16T10:13:00Z"/>
        </w:rPr>
        <w:pPrChange w:id="119" w:author="Ece Öztürk" w:date="2018-02-16T10:22:00Z">
          <w:pPr>
            <w:tabs>
              <w:tab w:val="left" w:pos="1092"/>
            </w:tabs>
          </w:pPr>
        </w:pPrChange>
      </w:pPr>
    </w:p>
    <w:p w14:paraId="60BAD12A" w14:textId="5B06E633" w:rsidR="00693977" w:rsidDel="00637E89" w:rsidRDefault="00693977">
      <w:pPr>
        <w:rPr>
          <w:del w:id="120" w:author="Ece Öztürk" w:date="2018-02-16T10:13:00Z"/>
        </w:rPr>
        <w:pPrChange w:id="121" w:author="Ece Öztürk" w:date="2018-02-16T10:22:00Z">
          <w:pPr>
            <w:tabs>
              <w:tab w:val="left" w:pos="1092"/>
            </w:tabs>
          </w:pPr>
        </w:pPrChange>
      </w:pPr>
    </w:p>
    <w:p w14:paraId="79F72D38" w14:textId="32BA0BFE" w:rsidR="00693977" w:rsidDel="00637E89" w:rsidRDefault="00693977">
      <w:pPr>
        <w:rPr>
          <w:del w:id="122" w:author="Ece Öztürk" w:date="2018-02-16T10:13:00Z"/>
        </w:rPr>
        <w:pPrChange w:id="123" w:author="Ece Öztürk" w:date="2018-02-16T10:22:00Z">
          <w:pPr>
            <w:tabs>
              <w:tab w:val="left" w:pos="1092"/>
            </w:tabs>
          </w:pPr>
        </w:pPrChange>
      </w:pPr>
    </w:p>
    <w:p w14:paraId="1A8EABF1" w14:textId="266AE478" w:rsidR="00693977" w:rsidDel="00637E89" w:rsidRDefault="00693977">
      <w:pPr>
        <w:rPr>
          <w:del w:id="124" w:author="Ece Öztürk" w:date="2018-02-16T10:13:00Z"/>
        </w:rPr>
        <w:pPrChange w:id="125" w:author="Ece Öztürk" w:date="2018-02-16T10:22:00Z">
          <w:pPr>
            <w:tabs>
              <w:tab w:val="left" w:pos="1092"/>
            </w:tabs>
          </w:pPr>
        </w:pPrChange>
      </w:pPr>
    </w:p>
    <w:p w14:paraId="6E66F3EC" w14:textId="0C878FAC" w:rsidR="00693977" w:rsidDel="00637E89" w:rsidRDefault="00693977">
      <w:pPr>
        <w:rPr>
          <w:del w:id="126" w:author="Ece Öztürk" w:date="2018-02-16T10:13:00Z"/>
        </w:rPr>
        <w:pPrChange w:id="127" w:author="Ece Öztürk" w:date="2018-02-16T10:22:00Z">
          <w:pPr>
            <w:tabs>
              <w:tab w:val="left" w:pos="1092"/>
            </w:tabs>
          </w:pPr>
        </w:pPrChange>
      </w:pPr>
    </w:p>
    <w:p w14:paraId="7EA8877D" w14:textId="479F79C6" w:rsidR="00693977" w:rsidDel="00637E89" w:rsidRDefault="00693977">
      <w:pPr>
        <w:rPr>
          <w:del w:id="128" w:author="Ece Öztürk" w:date="2018-02-16T10:13:00Z"/>
        </w:rPr>
        <w:pPrChange w:id="129" w:author="Ece Öztürk" w:date="2018-02-16T10:22:00Z">
          <w:pPr>
            <w:tabs>
              <w:tab w:val="left" w:pos="1092"/>
            </w:tabs>
          </w:pPr>
        </w:pPrChange>
      </w:pPr>
    </w:p>
    <w:p w14:paraId="2262AFD6" w14:textId="3081843F" w:rsidR="00693977" w:rsidDel="00637E89" w:rsidRDefault="00693977">
      <w:pPr>
        <w:rPr>
          <w:del w:id="130" w:author="Ece Öztürk" w:date="2018-02-16T10:14:00Z"/>
        </w:rPr>
        <w:pPrChange w:id="131" w:author="Ece Öztürk" w:date="2018-02-16T10:22:00Z">
          <w:pPr>
            <w:tabs>
              <w:tab w:val="left" w:pos="1092"/>
            </w:tabs>
          </w:pPr>
        </w:pPrChange>
      </w:pPr>
    </w:p>
    <w:p w14:paraId="3F006E19" w14:textId="6D3AA717" w:rsidR="00693977" w:rsidDel="00637E89" w:rsidRDefault="00693977">
      <w:pPr>
        <w:rPr>
          <w:del w:id="132" w:author="Ece Öztürk" w:date="2018-02-16T10:14:00Z"/>
        </w:rPr>
        <w:pPrChange w:id="133" w:author="Ece Öztürk" w:date="2018-02-16T10:22:00Z">
          <w:pPr>
            <w:tabs>
              <w:tab w:val="left" w:pos="1092"/>
            </w:tabs>
          </w:pPr>
        </w:pPrChange>
      </w:pPr>
    </w:p>
    <w:p w14:paraId="0E8C8841" w14:textId="3DD0598C" w:rsidR="00693977" w:rsidDel="006F154C" w:rsidRDefault="00693977">
      <w:pPr>
        <w:rPr>
          <w:del w:id="134" w:author="Ece Öztürk" w:date="2018-02-16T10:11:00Z"/>
        </w:rPr>
        <w:pPrChange w:id="135" w:author="Ece Öztürk" w:date="2018-02-16T10:22:00Z">
          <w:pPr>
            <w:tabs>
              <w:tab w:val="left" w:pos="1092"/>
            </w:tabs>
          </w:pPr>
        </w:pPrChange>
      </w:pPr>
    </w:p>
    <w:p w14:paraId="4053F0EB" w14:textId="77777777" w:rsidR="00693977" w:rsidDel="006F154C" w:rsidRDefault="00693977">
      <w:pPr>
        <w:rPr>
          <w:del w:id="136" w:author="Ece Öztürk" w:date="2018-02-16T10:11:00Z"/>
        </w:rPr>
        <w:pPrChange w:id="137" w:author="Ece Öztürk" w:date="2018-02-16T10:22:00Z">
          <w:pPr>
            <w:tabs>
              <w:tab w:val="left" w:pos="1092"/>
            </w:tabs>
          </w:pPr>
        </w:pPrChange>
      </w:pPr>
    </w:p>
    <w:p w14:paraId="6F4E2FE6" w14:textId="77777777" w:rsidR="00693977" w:rsidDel="006F154C" w:rsidRDefault="00693977">
      <w:pPr>
        <w:rPr>
          <w:del w:id="138" w:author="Ece Öztürk" w:date="2018-02-16T10:11:00Z"/>
        </w:rPr>
        <w:pPrChange w:id="139" w:author="Ece Öztürk" w:date="2018-02-16T10:22:00Z">
          <w:pPr>
            <w:tabs>
              <w:tab w:val="left" w:pos="1092"/>
            </w:tabs>
          </w:pPr>
        </w:pPrChange>
      </w:pPr>
    </w:p>
    <w:p w14:paraId="2590842A" w14:textId="77777777" w:rsidR="00693977" w:rsidDel="006F154C" w:rsidRDefault="00693977">
      <w:pPr>
        <w:rPr>
          <w:del w:id="140" w:author="Ece Öztürk" w:date="2018-02-16T10:11:00Z"/>
        </w:rPr>
        <w:pPrChange w:id="141" w:author="Ece Öztürk" w:date="2018-02-16T10:22:00Z">
          <w:pPr>
            <w:tabs>
              <w:tab w:val="left" w:pos="1092"/>
            </w:tabs>
          </w:pPr>
        </w:pPrChange>
      </w:pPr>
    </w:p>
    <w:p w14:paraId="342B119B" w14:textId="77777777" w:rsidR="00693977" w:rsidDel="006F154C" w:rsidRDefault="00693977">
      <w:pPr>
        <w:rPr>
          <w:del w:id="142" w:author="Ece Öztürk" w:date="2018-02-16T10:11:00Z"/>
        </w:rPr>
        <w:pPrChange w:id="143" w:author="Ece Öztürk" w:date="2018-02-16T10:22:00Z">
          <w:pPr>
            <w:tabs>
              <w:tab w:val="left" w:pos="1092"/>
            </w:tabs>
          </w:pPr>
        </w:pPrChange>
      </w:pPr>
    </w:p>
    <w:p w14:paraId="734F32AF" w14:textId="77777777" w:rsidR="00693977" w:rsidDel="006F154C" w:rsidRDefault="00693977">
      <w:pPr>
        <w:rPr>
          <w:del w:id="144" w:author="Ece Öztürk" w:date="2018-02-16T10:11:00Z"/>
        </w:rPr>
        <w:pPrChange w:id="145" w:author="Ece Öztürk" w:date="2018-02-16T10:22:00Z">
          <w:pPr>
            <w:tabs>
              <w:tab w:val="left" w:pos="1092"/>
            </w:tabs>
          </w:pPr>
        </w:pPrChange>
      </w:pPr>
    </w:p>
    <w:p w14:paraId="40585970" w14:textId="77777777" w:rsidR="00693977" w:rsidDel="006F154C" w:rsidRDefault="00693977">
      <w:pPr>
        <w:rPr>
          <w:del w:id="146" w:author="Ece Öztürk" w:date="2018-02-16T10:11:00Z"/>
        </w:rPr>
        <w:pPrChange w:id="147" w:author="Ece Öztürk" w:date="2018-02-16T10:22:00Z">
          <w:pPr>
            <w:tabs>
              <w:tab w:val="left" w:pos="1092"/>
            </w:tabs>
          </w:pPr>
        </w:pPrChange>
      </w:pPr>
    </w:p>
    <w:p w14:paraId="186BECE4" w14:textId="73BB2300" w:rsidR="00693977" w:rsidDel="00637E89" w:rsidRDefault="00693977">
      <w:pPr>
        <w:rPr>
          <w:ins w:id="148" w:author="Adithyan Ilangovan" w:date="2017-03-30T14:17:00Z"/>
          <w:del w:id="149" w:author="Ece Öztürk" w:date="2018-02-16T10:14:00Z"/>
        </w:rPr>
        <w:pPrChange w:id="150" w:author="Ece Öztürk" w:date="2018-02-16T10:22:00Z">
          <w:pPr>
            <w:tabs>
              <w:tab w:val="left" w:pos="1092"/>
            </w:tabs>
          </w:pPr>
        </w:pPrChange>
      </w:pPr>
    </w:p>
    <w:p w14:paraId="7F6B9A13" w14:textId="7E29135D" w:rsidR="00ED4713" w:rsidDel="00637E89" w:rsidRDefault="00ED4713">
      <w:pPr>
        <w:rPr>
          <w:del w:id="151" w:author="Ece Öztürk" w:date="2018-02-16T10:14:00Z"/>
        </w:rPr>
        <w:pPrChange w:id="152" w:author="Ece Öztürk" w:date="2018-02-16T10:22:00Z">
          <w:pPr>
            <w:tabs>
              <w:tab w:val="left" w:pos="1092"/>
            </w:tabs>
          </w:pPr>
        </w:pPrChange>
      </w:pPr>
    </w:p>
    <w:p w14:paraId="5E02D465" w14:textId="1EBE87B4" w:rsidR="00693977" w:rsidDel="00AC7A80" w:rsidRDefault="0050433D">
      <w:pPr>
        <w:rPr>
          <w:del w:id="153" w:author="Adithyan Ilangovan" w:date="2017-03-30T14:16:00Z"/>
        </w:rPr>
        <w:pPrChange w:id="154" w:author="Ece Öztürk" w:date="2018-02-16T10:22:00Z">
          <w:pPr>
            <w:tabs>
              <w:tab w:val="left" w:pos="1092"/>
            </w:tabs>
          </w:pPr>
        </w:pPrChange>
      </w:pPr>
      <w:del w:id="155" w:author="Ece Öztürk" w:date="2018-02-16T10:27:00Z">
        <w:r w:rsidDel="00ED6037">
          <w:rPr>
            <w:noProof/>
            <w:lang w:val="en-US" w:eastAsia="en-US"/>
          </w:rPr>
          <mc:AlternateContent>
            <mc:Choice Requires="wpg">
              <w:drawing>
                <wp:anchor distT="0" distB="0" distL="114300" distR="114300" simplePos="0" relativeHeight="251662336" behindDoc="0" locked="0" layoutInCell="1" allowOverlap="1" wp14:anchorId="1E602DCB" wp14:editId="0E68D624">
                  <wp:simplePos x="0" y="0"/>
                  <wp:positionH relativeFrom="column">
                    <wp:posOffset>0</wp:posOffset>
                  </wp:positionH>
                  <wp:positionV relativeFrom="paragraph">
                    <wp:posOffset>156258</wp:posOffset>
                  </wp:positionV>
                  <wp:extent cx="6187440" cy="8206740"/>
                  <wp:effectExtent l="0" t="0" r="22860" b="22860"/>
                  <wp:wrapNone/>
                  <wp:docPr id="134" name="Group 134"/>
                  <wp:cNvGraphicFramePr/>
                  <a:graphic xmlns:a="http://schemas.openxmlformats.org/drawingml/2006/main">
                    <a:graphicData uri="http://schemas.microsoft.com/office/word/2010/wordprocessingGroup">
                      <wpg:wgp>
                        <wpg:cNvGrpSpPr/>
                        <wpg:grpSpPr>
                          <a:xfrm>
                            <a:off x="0" y="0"/>
                            <a:ext cx="6187440" cy="8206740"/>
                            <a:chOff x="0" y="0"/>
                            <a:chExt cx="6187440" cy="8206740"/>
                          </a:xfrm>
                        </wpg:grpSpPr>
                        <wps:wsp>
                          <wps:cNvPr id="135" name="Straight Arrow Connector 135"/>
                          <wps:cNvCnPr/>
                          <wps:spPr>
                            <a:xfrm>
                              <a:off x="1905000" y="4701540"/>
                              <a:ext cx="0" cy="27432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36" name="Group 136"/>
                          <wpg:cNvGrpSpPr/>
                          <wpg:grpSpPr>
                            <a:xfrm>
                              <a:off x="0" y="0"/>
                              <a:ext cx="6187440" cy="8206740"/>
                              <a:chOff x="0" y="0"/>
                              <a:chExt cx="6187440" cy="8206740"/>
                            </a:xfrm>
                          </wpg:grpSpPr>
                          <wps:wsp>
                            <wps:cNvPr id="137" name="Rectangle 137"/>
                            <wps:cNvSpPr/>
                            <wps:spPr>
                              <a:xfrm>
                                <a:off x="1287780" y="4975860"/>
                                <a:ext cx="1249680" cy="54102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7AF4C7" w14:textId="77777777" w:rsidR="00A15375" w:rsidRPr="00BC7D3A" w:rsidRDefault="00A15375">
                                  <w:pPr>
                                    <w:rPr>
                                      <w:lang w:val="en-US"/>
                                    </w:rPr>
                                    <w:pPrChange w:id="156" w:author="Ece Öztürk" w:date="2018-02-16T10:22:00Z">
                                      <w:pPr>
                                        <w:jc w:val="center"/>
                                      </w:pPr>
                                    </w:pPrChange>
                                  </w:pPr>
                                  <w:r w:rsidRPr="00BC7D3A">
                                    <w:rPr>
                                      <w:lang w:val="en-US"/>
                                    </w:rPr>
                                    <w:t>DASH Box Checks (General</w:t>
                                  </w:r>
                                  <w:r w:rsidRPr="00BC7D3A">
                                    <w:t xml:space="preserve"> </w:t>
                                  </w:r>
                                  <w:r w:rsidRPr="00BC7D3A">
                                    <w:rPr>
                                      <w:lang w:val="en-US"/>
                                    </w:rPr>
                                    <w:t>+</w:t>
                                  </w:r>
                                  <w:r w:rsidRPr="00BC7D3A">
                                    <w:t xml:space="preserve"> </w:t>
                                  </w:r>
                                  <w:r w:rsidRPr="00BC7D3A">
                                    <w:rPr>
                                      <w:lang w:val="en-US"/>
                                    </w:rPr>
                                    <w:t xml:space="preserve">MPD </w:t>
                                  </w:r>
                                  <w:r w:rsidRPr="00BC7D3A">
                                    <w:t>specific</w:t>
                                  </w:r>
                                  <w:r w:rsidRPr="00BC7D3A">
                                    <w:rPr>
                                      <w:lang w:val="en-US"/>
                                    </w:rPr>
                                    <w:t>)</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g:grpSp>
                            <wpg:cNvPr id="138" name="Group 138"/>
                            <wpg:cNvGrpSpPr/>
                            <wpg:grpSpPr>
                              <a:xfrm>
                                <a:off x="0" y="0"/>
                                <a:ext cx="6187440" cy="8206740"/>
                                <a:chOff x="0" y="0"/>
                                <a:chExt cx="6187440" cy="8206740"/>
                              </a:xfrm>
                            </wpg:grpSpPr>
                            <wps:wsp>
                              <wps:cNvPr id="139" name="Text Box 2"/>
                              <wps:cNvSpPr txBox="1">
                                <a:spLocks noChangeArrowheads="1"/>
                              </wps:cNvSpPr>
                              <wps:spPr bwMode="auto">
                                <a:xfrm>
                                  <a:off x="1485900" y="3459480"/>
                                  <a:ext cx="411480" cy="251460"/>
                                </a:xfrm>
                                <a:prstGeom prst="rect">
                                  <a:avLst/>
                                </a:prstGeom>
                                <a:solidFill>
                                  <a:srgbClr val="FFFFFF"/>
                                </a:solidFill>
                                <a:ln w="9525">
                                  <a:noFill/>
                                  <a:miter lim="800000"/>
                                  <a:headEnd/>
                                  <a:tailEnd/>
                                </a:ln>
                              </wps:spPr>
                              <wps:txbx>
                                <w:txbxContent>
                                  <w:p w14:paraId="32304EEB" w14:textId="77777777" w:rsidR="00A15375" w:rsidRPr="0038633A" w:rsidRDefault="0038633A">
                                    <w:pPr>
                                      <w:rPr>
                                        <w:color w:val="92D050"/>
                                        <w:lang w:val="de-DE"/>
                                      </w:rPr>
                                    </w:pPr>
                                    <w:r w:rsidRPr="00762DE4">
                                      <w:rPr>
                                        <w:lang w:val="de-DE"/>
                                      </w:rPr>
                                      <w:t>Yes</w:t>
                                    </w:r>
                                  </w:p>
                                </w:txbxContent>
                              </wps:txbx>
                              <wps:bodyPr rot="0" vert="horz" wrap="square" lIns="91440" tIns="45720" rIns="91440" bIns="45720" anchor="t" anchorCtr="0">
                                <a:noAutofit/>
                              </wps:bodyPr>
                            </wps:wsp>
                            <wps:wsp>
                              <wps:cNvPr id="140" name="Flowchart: Document 140"/>
                              <wps:cNvSpPr/>
                              <wps:spPr>
                                <a:xfrm>
                                  <a:off x="2964180" y="685800"/>
                                  <a:ext cx="708660" cy="411480"/>
                                </a:xfrm>
                                <a:prstGeom prst="flowChartDocument">
                                  <a:avLst/>
                                </a:prstGeom>
                                <a:solidFill>
                                  <a:srgbClr val="009999">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243955" w14:textId="77777777" w:rsidR="00A15375" w:rsidRPr="00BC7D3A" w:rsidRDefault="00A15375">
                                    <w:pPr>
                                      <w:rPr>
                                        <w:lang w:val="de-DE"/>
                                      </w:rPr>
                                      <w:pPrChange w:id="157" w:author="Ece Öztürk" w:date="2018-02-16T10:22:00Z">
                                        <w:pPr>
                                          <w:jc w:val="center"/>
                                        </w:pPr>
                                      </w:pPrChange>
                                    </w:pPr>
                                    <w:r w:rsidRPr="00BC7D3A">
                                      <w:rPr>
                                        <w:lang w:val="de-DE"/>
                                      </w:rPr>
                                      <w:t>Schema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1" name="Flowchart: Document 141"/>
                              <wps:cNvSpPr/>
                              <wps:spPr>
                                <a:xfrm>
                                  <a:off x="4038600" y="259080"/>
                                  <a:ext cx="868680" cy="403860"/>
                                </a:xfrm>
                                <a:prstGeom prst="flowChartDocument">
                                  <a:avLst/>
                                </a:prstGeom>
                                <a:solidFill>
                                  <a:srgbClr val="009999">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434EC0" w14:textId="77777777" w:rsidR="00A15375" w:rsidRPr="00BC7D3A" w:rsidRDefault="00A15375">
                                    <w:pPr>
                                      <w:rPr>
                                        <w:lang w:val="de-DE"/>
                                      </w:rPr>
                                      <w:pPrChange w:id="158" w:author="Ece Öztürk" w:date="2018-02-16T10:22:00Z">
                                        <w:pPr>
                                          <w:jc w:val="center"/>
                                        </w:pPr>
                                      </w:pPrChange>
                                    </w:pPr>
                                    <w:r w:rsidRPr="00BC7D3A">
                                      <w:rPr>
                                        <w:lang w:val="de-DE"/>
                                      </w:rPr>
                                      <w:t>MPD/Manifest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 name="Flowchart: Multidocument 142"/>
                              <wps:cNvSpPr/>
                              <wps:spPr>
                                <a:xfrm>
                                  <a:off x="5219700" y="243840"/>
                                  <a:ext cx="967740" cy="563880"/>
                                </a:xfrm>
                                <a:prstGeom prst="flowChartMultidocument">
                                  <a:avLst/>
                                </a:prstGeom>
                                <a:solidFill>
                                  <a:srgbClr val="009999">
                                    <a:alpha val="62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7F515" w14:textId="77777777" w:rsidR="00A15375" w:rsidRPr="00BC7D3A" w:rsidRDefault="00A15375">
                                    <w:pPr>
                                      <w:rPr>
                                        <w:lang w:val="de-DE"/>
                                      </w:rPr>
                                      <w:pPrChange w:id="159" w:author="Ece Öztürk" w:date="2018-02-16T10:22:00Z">
                                        <w:pPr>
                                          <w:jc w:val="center"/>
                                        </w:pPr>
                                      </w:pPrChange>
                                    </w:pPr>
                                    <w:r w:rsidRPr="00BC7D3A">
                                      <w:rPr>
                                        <w:lang w:val="de-DE"/>
                                      </w:rPr>
                                      <w:t>Segments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 name="Straight Arrow Connector 143"/>
                              <wps:cNvCnPr/>
                              <wps:spPr>
                                <a:xfrm flipV="1">
                                  <a:off x="2308860" y="792480"/>
                                  <a:ext cx="640080" cy="762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Connector: Elbow 144"/>
                              <wps:cNvCnPr/>
                              <wps:spPr>
                                <a:xfrm flipV="1">
                                  <a:off x="2590800" y="464820"/>
                                  <a:ext cx="1447800" cy="335280"/>
                                </a:xfrm>
                                <a:prstGeom prst="bentConnector3">
                                  <a:avLst>
                                    <a:gd name="adj1" fmla="val 526"/>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Connector: Elbow 145"/>
                              <wps:cNvCnPr/>
                              <wps:spPr>
                                <a:xfrm flipH="1">
                                  <a:off x="2301240" y="632460"/>
                                  <a:ext cx="2080260" cy="914400"/>
                                </a:xfrm>
                                <a:prstGeom prst="bentConnector3">
                                  <a:avLst>
                                    <a:gd name="adj1" fmla="val 183"/>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Connector: Elbow 146"/>
                              <wps:cNvCnPr/>
                              <wps:spPr>
                                <a:xfrm flipH="1">
                                  <a:off x="2331720" y="1516380"/>
                                  <a:ext cx="2049780" cy="838200"/>
                                </a:xfrm>
                                <a:prstGeom prst="bentConnector3">
                                  <a:avLst>
                                    <a:gd name="adj1" fmla="val 370"/>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Connector: Elbow 147"/>
                              <wps:cNvCnPr/>
                              <wps:spPr>
                                <a:xfrm flipH="1">
                                  <a:off x="1916853" y="2270760"/>
                                  <a:ext cx="2461260" cy="1310640"/>
                                </a:xfrm>
                                <a:prstGeom prst="bentConnector3">
                                  <a:avLst>
                                    <a:gd name="adj1" fmla="val 155"/>
                                  </a:avLst>
                                </a:prstGeom>
                                <a:ln>
                                  <a:solidFill>
                                    <a:schemeClr val="accent6"/>
                                  </a:solidFill>
                                  <a:tailEnd type="none"/>
                                </a:ln>
                              </wps:spPr>
                              <wps:style>
                                <a:lnRef idx="1">
                                  <a:schemeClr val="accent1"/>
                                </a:lnRef>
                                <a:fillRef idx="0">
                                  <a:schemeClr val="accent1"/>
                                </a:fillRef>
                                <a:effectRef idx="0">
                                  <a:schemeClr val="accent1"/>
                                </a:effectRef>
                                <a:fontRef idx="minor">
                                  <a:schemeClr val="tx1"/>
                                </a:fontRef>
                              </wps:style>
                              <wps:bodyPr/>
                            </wps:wsp>
                            <wps:wsp>
                              <wps:cNvPr id="148" name="Connector: Elbow 148"/>
                              <wps:cNvCnPr/>
                              <wps:spPr>
                                <a:xfrm flipH="1">
                                  <a:off x="2427136" y="4754880"/>
                                  <a:ext cx="1943100" cy="1219200"/>
                                </a:xfrm>
                                <a:prstGeom prst="bentConnector3">
                                  <a:avLst>
                                    <a:gd name="adj1" fmla="val -397"/>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Connector: Elbow 149"/>
                              <wps:cNvCnPr/>
                              <wps:spPr>
                                <a:xfrm flipV="1">
                                  <a:off x="2346960" y="571500"/>
                                  <a:ext cx="2880360" cy="3368040"/>
                                </a:xfrm>
                                <a:prstGeom prst="bentConnector3">
                                  <a:avLst>
                                    <a:gd name="adj1" fmla="val 94032"/>
                                  </a:avLst>
                                </a:prstGeom>
                                <a:ln>
                                  <a:tailEnd type="triangle"/>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150" name="Connector: Elbow 150"/>
                              <wps:cNvCnPr/>
                              <wps:spPr>
                                <a:xfrm flipH="1">
                                  <a:off x="2354580" y="739140"/>
                                  <a:ext cx="3322320" cy="3779520"/>
                                </a:xfrm>
                                <a:prstGeom prst="bentConnector3">
                                  <a:avLst>
                                    <a:gd name="adj1" fmla="val -2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Connector: Elbow 151"/>
                              <wps:cNvCnPr/>
                              <wps:spPr>
                                <a:xfrm flipH="1">
                                  <a:off x="2543247" y="4518660"/>
                                  <a:ext cx="3154680" cy="769620"/>
                                </a:xfrm>
                                <a:prstGeom prst="bentConnector3">
                                  <a:avLst>
                                    <a:gd name="adj1" fmla="val 3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Connector: Elbow 152"/>
                              <wps:cNvCnPr/>
                              <wps:spPr>
                                <a:xfrm flipH="1">
                                  <a:off x="2436567" y="5212080"/>
                                  <a:ext cx="3253740" cy="883920"/>
                                </a:xfrm>
                                <a:prstGeom prst="bentConnector3">
                                  <a:avLst>
                                    <a:gd name="adj1" fmla="val 12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 name="Connector: Elbow 153"/>
                              <wps:cNvCnPr/>
                              <wps:spPr>
                                <a:xfrm flipH="1">
                                  <a:off x="2316480" y="1066800"/>
                                  <a:ext cx="990600" cy="480060"/>
                                </a:xfrm>
                                <a:prstGeom prst="bentConnector3">
                                  <a:avLst>
                                    <a:gd name="adj1" fmla="val 1145"/>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 name="Connector: Elbow 154"/>
                              <wps:cNvCnPr/>
                              <wps:spPr>
                                <a:xfrm flipH="1">
                                  <a:off x="1926590" y="3550920"/>
                                  <a:ext cx="2461260" cy="1310640"/>
                                </a:xfrm>
                                <a:prstGeom prst="bentConnector3">
                                  <a:avLst>
                                    <a:gd name="adj1" fmla="val 464"/>
                                  </a:avLst>
                                </a:prstGeom>
                                <a:ln>
                                  <a:solidFill>
                                    <a:schemeClr val="accent6"/>
                                  </a:solidFill>
                                  <a:tailEnd type="none"/>
                                </a:ln>
                              </wps:spPr>
                              <wps:style>
                                <a:lnRef idx="1">
                                  <a:schemeClr val="accent1"/>
                                </a:lnRef>
                                <a:fillRef idx="0">
                                  <a:schemeClr val="accent1"/>
                                </a:fillRef>
                                <a:effectRef idx="0">
                                  <a:schemeClr val="accent1"/>
                                </a:effectRef>
                                <a:fontRef idx="minor">
                                  <a:schemeClr val="tx1"/>
                                </a:fontRef>
                              </wps:style>
                              <wps:bodyPr/>
                            </wps:wsp>
                            <wpg:grpSp>
                              <wpg:cNvPr id="156" name="Group 156"/>
                              <wpg:cNvGrpSpPr/>
                              <wpg:grpSpPr>
                                <a:xfrm>
                                  <a:off x="0" y="0"/>
                                  <a:ext cx="4709160" cy="8206740"/>
                                  <a:chOff x="0" y="0"/>
                                  <a:chExt cx="4709160" cy="8206740"/>
                                </a:xfrm>
                              </wpg:grpSpPr>
                              <wps:wsp>
                                <wps:cNvPr id="157" name="Rectangle 157"/>
                                <wps:cNvSpPr/>
                                <wps:spPr>
                                  <a:xfrm>
                                    <a:off x="1417320" y="5707380"/>
                                    <a:ext cx="982980" cy="51816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E6FCDC" w14:textId="77777777" w:rsidR="00A15375" w:rsidRPr="00BC7D3A" w:rsidRDefault="00A15375">
                                      <w:pPr>
                                        <w:rPr>
                                          <w:lang w:val="de-DE"/>
                                        </w:rPr>
                                        <w:pPrChange w:id="160" w:author="Ece Öztürk" w:date="2018-02-16T10:22:00Z">
                                          <w:pPr>
                                            <w:jc w:val="center"/>
                                          </w:pPr>
                                        </w:pPrChange>
                                      </w:pPr>
                                      <w:r w:rsidRPr="00BC7D3A">
                                        <w:rPr>
                                          <w:lang w:val="de-DE"/>
                                        </w:rPr>
                                        <w:t>Cross-representation checks</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58" name="Flowchart: Terminator 158"/>
                                <wps:cNvSpPr/>
                                <wps:spPr>
                                  <a:xfrm>
                                    <a:off x="1531620" y="7901940"/>
                                    <a:ext cx="746760" cy="304800"/>
                                  </a:xfrm>
                                  <a:prstGeom prst="flowChartTerminator">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9B354" w14:textId="77777777" w:rsidR="00A15375" w:rsidRPr="00660A2C" w:rsidRDefault="00A15375">
                                      <w:pPr>
                                        <w:rPr>
                                          <w:lang w:val="de-DE"/>
                                        </w:rPr>
                                        <w:pPrChange w:id="161" w:author="Ece Öztürk" w:date="2018-02-16T10:22:00Z">
                                          <w:pPr>
                                            <w:spacing w:after="120"/>
                                            <w:jc w:val="center"/>
                                          </w:pPr>
                                        </w:pPrChange>
                                      </w:pPr>
                                      <w:r>
                                        <w:rPr>
                                          <w:lang w:val="de-DE"/>
                                        </w:rPr>
                                        <w:t>End</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59" name="Straight Arrow Connector 159"/>
                                <wps:cNvCnPr/>
                                <wps:spPr>
                                  <a:xfrm>
                                    <a:off x="1905000" y="5509260"/>
                                    <a:ext cx="0" cy="19177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60" name="Group 160"/>
                                <wpg:cNvGrpSpPr/>
                                <wpg:grpSpPr>
                                  <a:xfrm>
                                    <a:off x="0" y="0"/>
                                    <a:ext cx="2857500" cy="8054340"/>
                                    <a:chOff x="0" y="0"/>
                                    <a:chExt cx="2857500" cy="8054340"/>
                                  </a:xfrm>
                                </wpg:grpSpPr>
                                <wps:wsp>
                                  <wps:cNvPr id="161" name="Flowchart: Terminator 161"/>
                                  <wps:cNvSpPr/>
                                  <wps:spPr>
                                    <a:xfrm>
                                      <a:off x="1531620" y="0"/>
                                      <a:ext cx="746760" cy="304800"/>
                                    </a:xfrm>
                                    <a:prstGeom prst="flowChartTerminator">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4E5688" w14:textId="77777777" w:rsidR="00A15375" w:rsidRPr="00BC7D3A" w:rsidRDefault="00A15375">
                                        <w:pPr>
                                          <w:rPr>
                                            <w:lang w:val="de-DE"/>
                                          </w:rPr>
                                          <w:pPrChange w:id="162" w:author="Ece Öztürk" w:date="2018-02-16T10:22:00Z">
                                            <w:pPr>
                                              <w:spacing w:after="120"/>
                                              <w:jc w:val="center"/>
                                            </w:pPr>
                                          </w:pPrChange>
                                        </w:pPr>
                                        <w:r w:rsidRPr="00BC7D3A">
                                          <w:rPr>
                                            <w:lang w:val="de-DE"/>
                                          </w:rPr>
                                          <w:t>Start</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62" name="Rectangle 162"/>
                                  <wps:cNvSpPr/>
                                  <wps:spPr>
                                    <a:xfrm>
                                      <a:off x="1485900" y="563880"/>
                                      <a:ext cx="822960" cy="45720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66AB8C" w14:textId="77777777" w:rsidR="00A15375" w:rsidRPr="00BC7D3A" w:rsidRDefault="00A15375">
                                        <w:pPr>
                                          <w:rPr>
                                            <w:lang w:val="de-DE"/>
                                          </w:rPr>
                                          <w:pPrChange w:id="163" w:author="Ece Öztürk" w:date="2018-02-16T10:22:00Z">
                                            <w:pPr>
                                              <w:jc w:val="center"/>
                                            </w:pPr>
                                          </w:pPrChange>
                                        </w:pPr>
                                        <w:r w:rsidRPr="00BC7D3A">
                                          <w:rPr>
                                            <w:lang w:val="de-DE"/>
                                          </w:rPr>
                                          <w:t>Fetch MPD,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1493520" y="1150620"/>
                                      <a:ext cx="822960" cy="73152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C1E052" w14:textId="77777777" w:rsidR="00A15375" w:rsidRPr="00BC7D3A" w:rsidRDefault="00A15375">
                                        <w:pPr>
                                          <w:rPr>
                                            <w:lang w:val="de-DE"/>
                                          </w:rPr>
                                          <w:pPrChange w:id="164" w:author="Ece Öztürk" w:date="2018-02-16T10:22:00Z">
                                            <w:pPr>
                                              <w:jc w:val="center"/>
                                            </w:pPr>
                                          </w:pPrChange>
                                        </w:pPr>
                                        <w:r w:rsidRPr="00BC7D3A">
                                          <w:rPr>
                                            <w:lang w:val="de-DE"/>
                                          </w:rPr>
                                          <w:t>XML validation+Schema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1501140" y="2057400"/>
                                      <a:ext cx="822960" cy="57912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6B27AF" w14:textId="77777777" w:rsidR="00A15375" w:rsidRPr="00BC7D3A" w:rsidRDefault="00A15375">
                                        <w:pPr>
                                          <w:rPr>
                                            <w:lang w:val="de-DE"/>
                                          </w:rPr>
                                          <w:pPrChange w:id="165" w:author="Ece Öztürk" w:date="2018-02-16T10:22:00Z">
                                            <w:pPr>
                                              <w:jc w:val="center"/>
                                            </w:pPr>
                                          </w:pPrChange>
                                        </w:pPr>
                                        <w:r w:rsidRPr="00BC7D3A">
                                          <w:rPr>
                                            <w:lang w:val="de-DE"/>
                                          </w:rPr>
                                          <w:t>Schematron rule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Diamond 165"/>
                                  <wps:cNvSpPr/>
                                  <wps:spPr>
                                    <a:xfrm>
                                      <a:off x="967740" y="2827020"/>
                                      <a:ext cx="1889760" cy="685800"/>
                                    </a:xfrm>
                                    <a:prstGeom prst="diamond">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41A5E5" w14:textId="77777777" w:rsidR="00A15375" w:rsidRPr="00BC7D3A" w:rsidRDefault="00A15375">
                                        <w:pPr>
                                          <w:rPr>
                                            <w:lang w:val="de-DE"/>
                                          </w:rPr>
                                          <w:pPrChange w:id="166" w:author="Ece Öztürk" w:date="2018-02-16T10:22:00Z">
                                            <w:pPr>
                                              <w:jc w:val="center"/>
                                            </w:pPr>
                                          </w:pPrChange>
                                        </w:pPr>
                                        <w:r w:rsidRPr="00BC7D3A">
                                          <w:rPr>
                                            <w:lang w:val="de-DE"/>
                                          </w:rPr>
                                          <w:t>Segment Conformance?</w:t>
                                        </w:r>
                                      </w:p>
                                    </w:txbxContent>
                                  </wps:txbx>
                                  <wps:bodyPr rot="0" spcFirstLastPara="0" vertOverflow="overflow" horzOverflow="overflow" vert="horz" wrap="square" lIns="0" tIns="0" rIns="91440" bIns="0" numCol="1" spcCol="0" rtlCol="0" fromWordArt="0" anchor="ctr" anchorCtr="0" forceAA="0" compatLnSpc="1">
                                    <a:prstTxWarp prst="textNoShape">
                                      <a:avLst/>
                                    </a:prstTxWarp>
                                    <a:noAutofit/>
                                  </wps:bodyPr>
                                </wps:wsp>
                                <wps:wsp>
                                  <wps:cNvPr id="166" name="Rectangle 166"/>
                                  <wps:cNvSpPr/>
                                  <wps:spPr>
                                    <a:xfrm>
                                      <a:off x="1470660" y="3733800"/>
                                      <a:ext cx="868680" cy="42672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9C9B49" w14:textId="77777777" w:rsidR="00A15375" w:rsidRPr="00BC7D3A" w:rsidRDefault="00A15375">
                                        <w:pPr>
                                          <w:rPr>
                                            <w:lang w:val="de-DE"/>
                                          </w:rPr>
                                          <w:pPrChange w:id="167" w:author="Ece Öztürk" w:date="2018-02-16T10:22:00Z">
                                            <w:pPr>
                                              <w:jc w:val="center"/>
                                            </w:pPr>
                                          </w:pPrChange>
                                        </w:pPr>
                                        <w:r w:rsidRPr="00BC7D3A">
                                          <w:rPr>
                                            <w:lang w:val="de-DE"/>
                                          </w:rPr>
                                          <w:t>Fetch Segments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1470660" y="4343400"/>
                                      <a:ext cx="868680" cy="39624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39E5F3" w14:textId="77777777" w:rsidR="00A15375" w:rsidRPr="00BC7D3A" w:rsidRDefault="00A15375">
                                        <w:pPr>
                                          <w:rPr>
                                            <w:lang w:val="de-DE"/>
                                          </w:rPr>
                                          <w:pPrChange w:id="168" w:author="Ece Öztürk" w:date="2018-02-16T10:22:00Z">
                                            <w:pPr>
                                              <w:jc w:val="center"/>
                                            </w:pPr>
                                          </w:pPrChange>
                                        </w:pPr>
                                        <w:r w:rsidRPr="00BC7D3A">
                                          <w:rPr>
                                            <w:lang w:val="de-DE"/>
                                          </w:rPr>
                                          <w:t>ISO BMFF checks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Parallelogram 168"/>
                                  <wps:cNvSpPr/>
                                  <wps:spPr>
                                    <a:xfrm>
                                      <a:off x="0" y="1036320"/>
                                      <a:ext cx="1074420" cy="579120"/>
                                    </a:xfrm>
                                    <a:prstGeom prst="parallelogram">
                                      <a:avLst/>
                                    </a:prstGeom>
                                    <a:solidFill>
                                      <a:srgbClr val="009999">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698800" w14:textId="77777777" w:rsidR="00A15375" w:rsidRPr="00BC7D3A" w:rsidRDefault="00A15375">
                                        <w:pPr>
                                          <w:rPr>
                                            <w:lang w:val="de-DE"/>
                                          </w:rPr>
                                          <w:pPrChange w:id="169" w:author="Ece Öztürk" w:date="2018-02-16T10:22:00Z">
                                            <w:pPr>
                                              <w:jc w:val="center"/>
                                            </w:pPr>
                                          </w:pPrChange>
                                        </w:pPr>
                                        <w:r w:rsidRPr="00BC7D3A">
                                          <w:rPr>
                                            <w:lang w:val="de-DE"/>
                                          </w:rPr>
                                          <w:t>MPD location (HTTP/</w:t>
                                        </w:r>
                                      </w:p>
                                      <w:p w14:paraId="5A934356" w14:textId="77777777" w:rsidR="00A15375" w:rsidRPr="00BC7D3A" w:rsidRDefault="00A15375">
                                        <w:pPr>
                                          <w:rPr>
                                            <w:lang w:val="de-DE"/>
                                          </w:rPr>
                                          <w:pPrChange w:id="170" w:author="Ece Öztürk" w:date="2018-02-16T10:22:00Z">
                                            <w:pPr>
                                              <w:jc w:val="center"/>
                                            </w:pPr>
                                          </w:pPrChange>
                                        </w:pPr>
                                        <w:r w:rsidRPr="00BC7D3A">
                                          <w:rPr>
                                            <w:lang w:val="de-DE"/>
                                          </w:rPr>
                                          <w:t>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9" name="Straight Arrow Connector 169"/>
                                  <wps:cNvCnPr/>
                                  <wps:spPr>
                                    <a:xfrm>
                                      <a:off x="1905000" y="297180"/>
                                      <a:ext cx="0" cy="27432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a:off x="1905000" y="1013460"/>
                                      <a:ext cx="0" cy="14605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a:off x="1897380" y="1874520"/>
                                      <a:ext cx="0" cy="19177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a:off x="1912620" y="2613660"/>
                                      <a:ext cx="0" cy="19177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a:off x="1905000" y="3528060"/>
                                      <a:ext cx="0" cy="19177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897380" y="4145280"/>
                                      <a:ext cx="0" cy="19177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Connector: Elbow 175"/>
                                  <wps:cNvCnPr>
                                    <a:stCxn id="165" idx="1"/>
                                    <a:endCxn id="158" idx="1"/>
                                  </wps:cNvCnPr>
                                  <wps:spPr>
                                    <a:xfrm rot="10800000" flipH="1" flipV="1">
                                      <a:off x="967740" y="3169920"/>
                                      <a:ext cx="563880" cy="4884420"/>
                                    </a:xfrm>
                                    <a:prstGeom prst="bentConnector3">
                                      <a:avLst>
                                        <a:gd name="adj1" fmla="val -4054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Connector: Elbow 176"/>
                                  <wps:cNvCnPr/>
                                  <wps:spPr>
                                    <a:xfrm flipV="1">
                                      <a:off x="982980" y="784860"/>
                                      <a:ext cx="495300" cy="640080"/>
                                    </a:xfrm>
                                    <a:prstGeom prst="bentConnector3">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Parallelogram 177"/>
                                  <wps:cNvSpPr/>
                                  <wps:spPr>
                                    <a:xfrm>
                                      <a:off x="129540" y="205740"/>
                                      <a:ext cx="1074420" cy="457200"/>
                                    </a:xfrm>
                                    <a:prstGeom prst="parallelogram">
                                      <a:avLst/>
                                    </a:prstGeom>
                                    <a:solidFill>
                                      <a:srgbClr val="009999">
                                        <a:alpha val="6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F83F80" w14:textId="77777777" w:rsidR="00A15375" w:rsidRPr="00BC7D3A" w:rsidRDefault="00A15375">
                                        <w:pPr>
                                          <w:rPr>
                                            <w:lang w:val="de-DE"/>
                                          </w:rPr>
                                          <w:pPrChange w:id="171" w:author="Ece Öztürk" w:date="2018-02-16T10:22:00Z">
                                            <w:pPr>
                                              <w:jc w:val="center"/>
                                            </w:pPr>
                                          </w:pPrChange>
                                        </w:pPr>
                                        <w:r w:rsidRPr="00BC7D3A">
                                          <w:rPr>
                                            <w:lang w:val="de-DE"/>
                                          </w:rPr>
                                          <w:t>Select mode DASH/CMAF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8" name="Straight Arrow Connector 178"/>
                                  <wps:cNvCnPr/>
                                  <wps:spPr>
                                    <a:xfrm>
                                      <a:off x="1127760" y="419100"/>
                                      <a:ext cx="758825" cy="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9" name="Rectangle 179"/>
                                <wps:cNvSpPr/>
                                <wps:spPr>
                                  <a:xfrm>
                                    <a:off x="3596640" y="6156960"/>
                                    <a:ext cx="1089660" cy="57150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FB639B" w14:textId="77777777" w:rsidR="00A15375" w:rsidRPr="00BC7D3A" w:rsidRDefault="00A15375">
                                      <w:pPr>
                                        <w:rPr>
                                          <w:lang w:val="en-US"/>
                                        </w:rPr>
                                        <w:pPrChange w:id="172" w:author="Ece Öztürk" w:date="2018-02-16T10:22:00Z">
                                          <w:pPr>
                                            <w:jc w:val="center"/>
                                          </w:pPr>
                                        </w:pPrChange>
                                      </w:pPr>
                                      <w:r w:rsidRPr="00BC7D3A">
                                        <w:rPr>
                                          <w:lang w:val="en-US"/>
                                        </w:rPr>
                                        <w:t>CMAF specific Box checks (ISO &amp; non-ISO)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3611880" y="6865620"/>
                                    <a:ext cx="1089660" cy="35814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052955" w14:textId="77777777" w:rsidR="00A15375" w:rsidRPr="00BC7D3A" w:rsidRDefault="00A15375">
                                      <w:pPr>
                                        <w:rPr>
                                          <w:lang w:val="de-DE"/>
                                        </w:rPr>
                                        <w:pPrChange w:id="173" w:author="Ece Öztürk" w:date="2018-02-16T10:22:00Z">
                                          <w:pPr>
                                            <w:jc w:val="center"/>
                                          </w:pPr>
                                        </w:pPrChange>
                                      </w:pPr>
                                      <w:r w:rsidRPr="00BC7D3A">
                                        <w:rPr>
                                          <w:lang w:val="de-DE"/>
                                        </w:rPr>
                                        <w:t>Box + Manifest specific checks</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81" name="Rectangle 181"/>
                                <wps:cNvSpPr/>
                                <wps:spPr>
                                  <a:xfrm>
                                    <a:off x="3619500" y="7353300"/>
                                    <a:ext cx="1089660" cy="35814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358898" w14:textId="77777777" w:rsidR="00A15375" w:rsidRPr="00BC7D3A" w:rsidRDefault="00A15375">
                                      <w:pPr>
                                        <w:rPr>
                                          <w:lang w:val="de-DE"/>
                                        </w:rPr>
                                        <w:pPrChange w:id="174" w:author="Ece Öztürk" w:date="2018-02-16T10:22:00Z">
                                          <w:pPr>
                                            <w:jc w:val="center"/>
                                          </w:pPr>
                                        </w:pPrChange>
                                      </w:pPr>
                                      <w:r w:rsidRPr="00BC7D3A">
                                        <w:rPr>
                                          <w:lang w:val="de-DE"/>
                                        </w:rPr>
                                        <w:t>Cross CMAF Track checks</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82" name="Straight Arrow Connector 182"/>
                                <wps:cNvCnPr/>
                                <wps:spPr>
                                  <a:xfrm>
                                    <a:off x="1905000" y="6210300"/>
                                    <a:ext cx="0" cy="18288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4" name="Straight Arrow Connector 184"/>
                                <wps:cNvCnPr/>
                                <wps:spPr>
                                  <a:xfrm>
                                    <a:off x="4137660" y="6720840"/>
                                    <a:ext cx="0" cy="146304"/>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5" name="Straight Arrow Connector 185"/>
                                <wps:cNvCnPr/>
                                <wps:spPr>
                                  <a:xfrm>
                                    <a:off x="4145280" y="7208520"/>
                                    <a:ext cx="0" cy="14605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6" name="Connector: Elbow 186"/>
                                <wps:cNvCnPr>
                                  <a:stCxn id="181" idx="2"/>
                                  <a:endCxn id="158" idx="3"/>
                                </wps:cNvCnPr>
                                <wps:spPr>
                                  <a:xfrm rot="5400000">
                                    <a:off x="3049905" y="6939915"/>
                                    <a:ext cx="342900" cy="1885950"/>
                                  </a:xfrm>
                                  <a:prstGeom prst="bentConnector2">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1E602DCB" id="Group 134" o:spid="_x0000_s1078" style="position:absolute;margin-left:0;margin-top:12.3pt;width:487.2pt;height:646.2pt;z-index:251662336;mso-width-relative:margin;mso-height-relative:margin" coordsize="61874,82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">
                  <v:shape id="Straight Arrow Connector 135" o:spid="_x0000_s1079" type="#_x0000_t32" style="position:absolute;left:19050;top:47015;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" strokecolor="#70ad47 [3209]" strokeweight=".5pt">
                    <v:stroke endarrow="block" joinstyle="miter"/>
                  </v:shape>
                  <v:group id="Group 136" o:spid="_x0000_s1080" style="position:absolute;width:61874;height:82067" coordsize="61874,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Rectangle 137" o:spid="_x0000_s1081" style="position:absolute;left:12877;top:49758;width:12497;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" fillcolor="#a8d08d [1945]" stroked="f" strokeweight="1pt">
                      <v:textbox inset=",0">
                        <w:txbxContent>
                          <w:p w14:paraId="0D7AF4C7" w14:textId="77777777" w:rsidR="00A15375" w:rsidRPr="00BC7D3A" w:rsidRDefault="00A15375">
                            <w:pPr>
                              <w:rPr>
                                <w:lang w:val="en-US"/>
                              </w:rPr>
                              <w:pPrChange w:id="175" w:author="Ece Öztürk" w:date="2018-02-16T10:22:00Z">
                                <w:pPr>
                                  <w:jc w:val="center"/>
                                </w:pPr>
                              </w:pPrChange>
                            </w:pPr>
                            <w:r w:rsidRPr="00BC7D3A">
                              <w:rPr>
                                <w:lang w:val="en-US"/>
                              </w:rPr>
                              <w:t>DASH Box Checks (General</w:t>
                            </w:r>
                            <w:r w:rsidRPr="00BC7D3A">
                              <w:t xml:space="preserve"> </w:t>
                            </w:r>
                            <w:r w:rsidRPr="00BC7D3A">
                              <w:rPr>
                                <w:lang w:val="en-US"/>
                              </w:rPr>
                              <w:t>+</w:t>
                            </w:r>
                            <w:r w:rsidRPr="00BC7D3A">
                              <w:t xml:space="preserve"> </w:t>
                            </w:r>
                            <w:r w:rsidRPr="00BC7D3A">
                              <w:rPr>
                                <w:lang w:val="en-US"/>
                              </w:rPr>
                              <w:t xml:space="preserve">MPD </w:t>
                            </w:r>
                            <w:r w:rsidRPr="00BC7D3A">
                              <w:t>specific</w:t>
                            </w:r>
                            <w:r w:rsidRPr="00BC7D3A">
                              <w:rPr>
                                <w:lang w:val="en-US"/>
                              </w:rPr>
                              <w:t>)</w:t>
                            </w:r>
                          </w:p>
                        </w:txbxContent>
                      </v:textbox>
                    </v:rect>
                    <v:group id="Group 138" o:spid="_x0000_s1082" style="position:absolute;width:61874;height:82067" coordsize="61874,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_x0000_s1083" type="#_x0000_t202" style="position:absolute;left:14859;top:34594;width:4114;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" stroked="f">
                        <v:textbox>
                          <w:txbxContent>
                            <w:p w14:paraId="32304EEB" w14:textId="77777777" w:rsidR="00A15375" w:rsidRPr="0038633A" w:rsidRDefault="0038633A">
                              <w:pPr>
                                <w:rPr>
                                  <w:color w:val="92D050"/>
                                  <w:lang w:val="de-DE"/>
                                </w:rPr>
                              </w:pPr>
                              <w:r w:rsidRPr="00762DE4">
                                <w:rPr>
                                  <w:lang w:val="de-DE"/>
                                </w:rPr>
                                <w:t>Yes</w:t>
                              </w:r>
                            </w:p>
                          </w:txbxContent>
                        </v:textbox>
                      </v:shape>
                      <v:shape id="Flowchart: Document 140" o:spid="_x0000_s1084" type="#_x0000_t114" style="position:absolute;left:29641;top:6858;width:708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" fillcolor="#099" stroked="f" strokeweight="1pt">
                        <v:fill opacity="40606f"/>
                        <v:textbox inset="0,0,0,0">
                          <w:txbxContent>
                            <w:p w14:paraId="61243955" w14:textId="77777777" w:rsidR="00A15375" w:rsidRPr="00BC7D3A" w:rsidRDefault="00A15375">
                              <w:pPr>
                                <w:rPr>
                                  <w:lang w:val="de-DE"/>
                                </w:rPr>
                                <w:pPrChange w:id="176" w:author="Ece Öztürk" w:date="2018-02-16T10:22:00Z">
                                  <w:pPr>
                                    <w:jc w:val="center"/>
                                  </w:pPr>
                                </w:pPrChange>
                              </w:pPr>
                              <w:r w:rsidRPr="00BC7D3A">
                                <w:rPr>
                                  <w:lang w:val="de-DE"/>
                                </w:rPr>
                                <w:t>Schema</w:t>
                              </w:r>
                            </w:p>
                          </w:txbxContent>
                        </v:textbox>
                      </v:shape>
                      <v:shape id="Flowchart: Document 141" o:spid="_x0000_s1085" type="#_x0000_t114" style="position:absolute;left:40386;top:2590;width:8686;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" fillcolor="#099" stroked="f" strokeweight="1pt">
                        <v:fill opacity="40606f"/>
                        <v:textbox inset="0,0,0,0">
                          <w:txbxContent>
                            <w:p w14:paraId="4B434EC0" w14:textId="77777777" w:rsidR="00A15375" w:rsidRPr="00BC7D3A" w:rsidRDefault="00A15375">
                              <w:pPr>
                                <w:rPr>
                                  <w:lang w:val="de-DE"/>
                                </w:rPr>
                                <w:pPrChange w:id="177" w:author="Ece Öztürk" w:date="2018-02-16T10:22:00Z">
                                  <w:pPr>
                                    <w:jc w:val="center"/>
                                  </w:pPr>
                                </w:pPrChange>
                              </w:pPr>
                              <w:r w:rsidRPr="00BC7D3A">
                                <w:rPr>
                                  <w:lang w:val="de-DE"/>
                                </w:rPr>
                                <w:t>MPD/Manifest</w:t>
                              </w:r>
                            </w:p>
                          </w:txbxContent>
                        </v:textbox>
                      </v:shape>
                      <v:shape id="Flowchart: Multidocument 142" o:spid="_x0000_s1086" type="#_x0000_t115" style="position:absolute;left:52197;top:2438;width:9677;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" fillcolor="#099" strokecolor="white [3212]" strokeweight="1pt">
                        <v:fill opacity="40606f"/>
                        <v:textbox inset="0,0,0,0">
                          <w:txbxContent>
                            <w:p w14:paraId="2127F515" w14:textId="77777777" w:rsidR="00A15375" w:rsidRPr="00BC7D3A" w:rsidRDefault="00A15375">
                              <w:pPr>
                                <w:rPr>
                                  <w:lang w:val="de-DE"/>
                                </w:rPr>
                                <w:pPrChange w:id="178" w:author="Ece Öztürk" w:date="2018-02-16T10:22:00Z">
                                  <w:pPr>
                                    <w:jc w:val="center"/>
                                  </w:pPr>
                                </w:pPrChange>
                              </w:pPr>
                              <w:r w:rsidRPr="00BC7D3A">
                                <w:rPr>
                                  <w:lang w:val="de-DE"/>
                                </w:rPr>
                                <w:t>Segments</w:t>
                              </w:r>
                            </w:p>
                          </w:txbxContent>
                        </v:textbox>
                      </v:shape>
                      <v:shape id="Straight Arrow Connector 143" o:spid="_x0000_s1087" type="#_x0000_t32" style="position:absolute;left:23088;top:7924;width:6401;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" strokecolor="#70ad47 [3209]" strokeweight=".5pt">
                        <v:stroke endarrow="block" joinstyle="miter"/>
                      </v:shape>
                      <v:shape id="Connector: Elbow 144" o:spid="_x0000_s1088" type="#_x0000_t34" style="position:absolute;left:25908;top:4648;width:14478;height:3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" adj="114" strokecolor="#70ad47 [3209]" strokeweight=".5pt">
                        <v:stroke endarrow="block"/>
                      </v:shape>
                      <v:shape id="Connector: Elbow 145" o:spid="_x0000_s1089" type="#_x0000_t34" style="position:absolute;left:23012;top:6324;width:20803;height:914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" adj="40" strokecolor="#70ad47 [3209]" strokeweight=".5pt">
                        <v:stroke endarrow="block"/>
                      </v:shape>
                      <v:shape id="Connector: Elbow 146" o:spid="_x0000_s1090" type="#_x0000_t34" style="position:absolute;left:23317;top:15163;width:20498;height:838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" adj="80" strokecolor="#70ad47 [3209]" strokeweight=".5pt">
                        <v:stroke endarrow="block"/>
                      </v:shape>
                      <v:shape id="Connector: Elbow 147" o:spid="_x0000_s1091" type="#_x0000_t34" style="position:absolute;left:19168;top:22707;width:24613;height:1310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" adj="33" strokecolor="#70ad47 [3209]" strokeweight=".5pt"/>
                      <v:shape id="Connector: Elbow 148" o:spid="_x0000_s1092" type="#_x0000_t34" style="position:absolute;left:24271;top:47548;width:19431;height:121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" adj="-86" strokecolor="#70ad47 [3209]" strokeweight=".5pt">
                        <v:stroke endarrow="block"/>
                      </v:shape>
                      <v:shape id="Connector: Elbow 149" o:spid="_x0000_s1093" type="#_x0000_t34" style="position:absolute;left:23469;top:5715;width:28804;height:336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" adj="20311" strokecolor="#5b9bd5 [3204]" strokeweight=".5pt">
                        <v:stroke endarrow="block"/>
                      </v:shape>
                      <v:shape id="Connector: Elbow 150" o:spid="_x0000_s1094" type="#_x0000_t34" style="position:absolute;left:23545;top:7391;width:33224;height:3779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" adj="-49" strokecolor="#5b9bd5 [3204]" strokeweight=".5pt">
                        <v:stroke endarrow="block"/>
                      </v:shape>
                      <v:shape id="Connector: Elbow 151" o:spid="_x0000_s1095" type="#_x0000_t34" style="position:absolute;left:25432;top:45186;width:31547;height:76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" adj="78" strokecolor="#5b9bd5 [3204]" strokeweight=".5pt">
                        <v:stroke endarrow="block"/>
                      </v:shape>
                      <v:shape id="Connector: Elbow 152" o:spid="_x0000_s1096" type="#_x0000_t34" style="position:absolute;left:24365;top:52120;width:32538;height:884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" adj="26" strokecolor="#5b9bd5 [3204]" strokeweight=".5pt">
                        <v:stroke endarrow="block"/>
                      </v:shape>
                      <v:shape id="Connector: Elbow 153" o:spid="_x0000_s1097" type="#_x0000_t34" style="position:absolute;left:23164;top:10668;width:9906;height:48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" adj="247" strokecolor="#70ad47 [3209]" strokeweight=".5pt">
                        <v:stroke endarrow="block"/>
                      </v:shape>
                      <v:shape id="Connector: Elbow 154" o:spid="_x0000_s1098" type="#_x0000_t34" style="position:absolute;left:19265;top:35509;width:24613;height:1310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" adj="100" strokecolor="#70ad47 [3209]" strokeweight=".5pt"/>
                      <v:group id="Group 156" o:spid="_x0000_s1099" style="position:absolute;width:47091;height:82067" coordsize="47091,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Rectangle 157" o:spid="_x0000_s1100" style="position:absolute;left:14173;top:57073;width:9830;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" fillcolor="#a8d08d [1945]" stroked="f" strokeweight="1pt">
                          <v:textbox inset=",0">
                            <w:txbxContent>
                              <w:p w14:paraId="1EE6FCDC" w14:textId="77777777" w:rsidR="00A15375" w:rsidRPr="00BC7D3A" w:rsidRDefault="00A15375">
                                <w:pPr>
                                  <w:rPr>
                                    <w:lang w:val="de-DE"/>
                                  </w:rPr>
                                  <w:pPrChange w:id="179" w:author="Ece Öztürk" w:date="2018-02-16T10:22:00Z">
                                    <w:pPr>
                                      <w:jc w:val="center"/>
                                    </w:pPr>
                                  </w:pPrChange>
                                </w:pPr>
                                <w:r w:rsidRPr="00BC7D3A">
                                  <w:rPr>
                                    <w:lang w:val="de-DE"/>
                                  </w:rPr>
                                  <w:t>Cross-representation checks</w:t>
                                </w:r>
                              </w:p>
                            </w:txbxContent>
                          </v:textbox>
                        </v:rect>
                        <v:shape id="Flowchart: Terminator 158" o:spid="_x0000_s1101" type="#_x0000_t116" style="position:absolute;left:15316;top:79019;width:746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" filled="f" strokecolor="#f4b083 [1941]" strokeweight="1pt">
                          <v:textbox inset=",0">
                            <w:txbxContent>
                              <w:p w14:paraId="1479B354" w14:textId="77777777" w:rsidR="00A15375" w:rsidRPr="00660A2C" w:rsidRDefault="00A15375">
                                <w:pPr>
                                  <w:rPr>
                                    <w:lang w:val="de-DE"/>
                                  </w:rPr>
                                  <w:pPrChange w:id="180" w:author="Ece Öztürk" w:date="2018-02-16T10:22:00Z">
                                    <w:pPr>
                                      <w:spacing w:after="120"/>
                                      <w:jc w:val="center"/>
                                    </w:pPr>
                                  </w:pPrChange>
                                </w:pPr>
                                <w:r>
                                  <w:rPr>
                                    <w:lang w:val="de-DE"/>
                                  </w:rPr>
                                  <w:t>End</w:t>
                                </w:r>
                              </w:p>
                            </w:txbxContent>
                          </v:textbox>
                        </v:shape>
                        <v:shape id="Straight Arrow Connector 159" o:spid="_x0000_s1102" type="#_x0000_t32" style="position:absolute;left:19050;top:55092;width:0;height:1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" strokecolor="#70ad47 [3209]" strokeweight=".5pt">
                          <v:stroke endarrow="block" joinstyle="miter"/>
                        </v:shape>
                        <v:group id="Group 160" o:spid="_x0000_s1103" style="position:absolute;width:28575;height:80543" coordsize="28575,80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lowchart: Terminator 161" o:spid="_x0000_s1104" type="#_x0000_t116" style="position:absolute;left:15316;width:746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" filled="f" strokecolor="#f4b083 [1941]" strokeweight="1pt">
                            <v:textbox inset=",0">
                              <w:txbxContent>
                                <w:p w14:paraId="304E5688" w14:textId="77777777" w:rsidR="00A15375" w:rsidRPr="00BC7D3A" w:rsidRDefault="00A15375">
                                  <w:pPr>
                                    <w:rPr>
                                      <w:lang w:val="de-DE"/>
                                    </w:rPr>
                                    <w:pPrChange w:id="181" w:author="Ece Öztürk" w:date="2018-02-16T10:22:00Z">
                                      <w:pPr>
                                        <w:spacing w:after="120"/>
                                        <w:jc w:val="center"/>
                                      </w:pPr>
                                    </w:pPrChange>
                                  </w:pPr>
                                  <w:r w:rsidRPr="00BC7D3A">
                                    <w:rPr>
                                      <w:lang w:val="de-DE"/>
                                    </w:rPr>
                                    <w:t>Start</w:t>
                                  </w:r>
                                </w:p>
                              </w:txbxContent>
                            </v:textbox>
                          </v:shape>
                          <v:rect id="Rectangle 162" o:spid="_x0000_s1105" style="position:absolute;left:14859;top:5638;width:822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" fillcolor="#a8d08d [1945]" stroked="f" strokeweight="1pt">
                            <v:textbox>
                              <w:txbxContent>
                                <w:p w14:paraId="4D66AB8C" w14:textId="77777777" w:rsidR="00A15375" w:rsidRPr="00BC7D3A" w:rsidRDefault="00A15375">
                                  <w:pPr>
                                    <w:rPr>
                                      <w:lang w:val="de-DE"/>
                                    </w:rPr>
                                    <w:pPrChange w:id="182" w:author="Ece Öztürk" w:date="2018-02-16T10:22:00Z">
                                      <w:pPr>
                                        <w:jc w:val="center"/>
                                      </w:pPr>
                                    </w:pPrChange>
                                  </w:pPr>
                                  <w:r w:rsidRPr="00BC7D3A">
                                    <w:rPr>
                                      <w:lang w:val="de-DE"/>
                                    </w:rPr>
                                    <w:t>Fetch MPD, Schema</w:t>
                                  </w:r>
                                </w:p>
                              </w:txbxContent>
                            </v:textbox>
                          </v:rect>
                          <v:rect id="Rectangle 163" o:spid="_x0000_s1106" style="position:absolute;left:14935;top:11506;width:822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" fillcolor="#a8d08d [1945]" stroked="f" strokeweight="1pt">
                            <v:textbox>
                              <w:txbxContent>
                                <w:p w14:paraId="23C1E052" w14:textId="77777777" w:rsidR="00A15375" w:rsidRPr="00BC7D3A" w:rsidRDefault="00A15375">
                                  <w:pPr>
                                    <w:rPr>
                                      <w:lang w:val="de-DE"/>
                                    </w:rPr>
                                    <w:pPrChange w:id="183" w:author="Ece Öztürk" w:date="2018-02-16T10:22:00Z">
                                      <w:pPr>
                                        <w:jc w:val="center"/>
                                      </w:pPr>
                                    </w:pPrChange>
                                  </w:pPr>
                                  <w:r w:rsidRPr="00BC7D3A">
                                    <w:rPr>
                                      <w:lang w:val="de-DE"/>
                                    </w:rPr>
                                    <w:t>XML validation+Schema validation</w:t>
                                  </w:r>
                                </w:p>
                              </w:txbxContent>
                            </v:textbox>
                          </v:rect>
                          <v:rect id="Rectangle 164" o:spid="_x0000_s1107" style="position:absolute;left:15011;top:20574;width:8230;height:5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" fillcolor="#a8d08d [1945]" stroked="f" strokeweight="1pt">
                            <v:textbox>
                              <w:txbxContent>
                                <w:p w14:paraId="016B27AF" w14:textId="77777777" w:rsidR="00A15375" w:rsidRPr="00BC7D3A" w:rsidRDefault="00A15375">
                                  <w:pPr>
                                    <w:rPr>
                                      <w:lang w:val="de-DE"/>
                                    </w:rPr>
                                    <w:pPrChange w:id="184" w:author="Ece Öztürk" w:date="2018-02-16T10:22:00Z">
                                      <w:pPr>
                                        <w:jc w:val="center"/>
                                      </w:pPr>
                                    </w:pPrChange>
                                  </w:pPr>
                                  <w:r w:rsidRPr="00BC7D3A">
                                    <w:rPr>
                                      <w:lang w:val="de-DE"/>
                                    </w:rPr>
                                    <w:t>Schematron rule validation</w:t>
                                  </w:r>
                                </w:p>
                              </w:txbxContent>
                            </v:textbox>
                          </v:rect>
                          <v:shape id="Diamond 165" o:spid="_x0000_s1108" type="#_x0000_t4" style="position:absolute;left:9677;top:28270;width:1889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" filled="f" strokecolor="#f4b083 [1941]" strokeweight="1pt">
                            <v:textbox inset="0,0,,0">
                              <w:txbxContent>
                                <w:p w14:paraId="1341A5E5" w14:textId="77777777" w:rsidR="00A15375" w:rsidRPr="00BC7D3A" w:rsidRDefault="00A15375">
                                  <w:pPr>
                                    <w:rPr>
                                      <w:lang w:val="de-DE"/>
                                    </w:rPr>
                                    <w:pPrChange w:id="185" w:author="Ece Öztürk" w:date="2018-02-16T10:22:00Z">
                                      <w:pPr>
                                        <w:jc w:val="center"/>
                                      </w:pPr>
                                    </w:pPrChange>
                                  </w:pPr>
                                  <w:r w:rsidRPr="00BC7D3A">
                                    <w:rPr>
                                      <w:lang w:val="de-DE"/>
                                    </w:rPr>
                                    <w:t>Segment Conformance?</w:t>
                                  </w:r>
                                </w:p>
                              </w:txbxContent>
                            </v:textbox>
                          </v:shape>
                          <v:rect id="Rectangle 166" o:spid="_x0000_s1109" style="position:absolute;left:14706;top:37338;width:868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" fillcolor="#a8d08d [1945]" stroked="f" strokeweight="1pt">
                            <v:textbox>
                              <w:txbxContent>
                                <w:p w14:paraId="299C9B49" w14:textId="77777777" w:rsidR="00A15375" w:rsidRPr="00BC7D3A" w:rsidRDefault="00A15375">
                                  <w:pPr>
                                    <w:rPr>
                                      <w:lang w:val="de-DE"/>
                                    </w:rPr>
                                    <w:pPrChange w:id="186" w:author="Ece Öztürk" w:date="2018-02-16T10:22:00Z">
                                      <w:pPr>
                                        <w:jc w:val="center"/>
                                      </w:pPr>
                                    </w:pPrChange>
                                  </w:pPr>
                                  <w:r w:rsidRPr="00BC7D3A">
                                    <w:rPr>
                                      <w:lang w:val="de-DE"/>
                                    </w:rPr>
                                    <w:t>Fetch Segments</w:t>
                                  </w:r>
                                </w:p>
                              </w:txbxContent>
                            </v:textbox>
                          </v:rect>
                          <v:rect id="Rectangle 167" o:spid="_x0000_s1110" style="position:absolute;left:14706;top:43434;width:8687;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" fillcolor="#a8d08d [1945]" stroked="f" strokeweight="1pt">
                            <v:textbox>
                              <w:txbxContent>
                                <w:p w14:paraId="6839E5F3" w14:textId="77777777" w:rsidR="00A15375" w:rsidRPr="00BC7D3A" w:rsidRDefault="00A15375">
                                  <w:pPr>
                                    <w:rPr>
                                      <w:lang w:val="de-DE"/>
                                    </w:rPr>
                                    <w:pPrChange w:id="187" w:author="Ece Öztürk" w:date="2018-02-16T10:22:00Z">
                                      <w:pPr>
                                        <w:jc w:val="center"/>
                                      </w:pPr>
                                    </w:pPrChange>
                                  </w:pPr>
                                  <w:r w:rsidRPr="00BC7D3A">
                                    <w:rPr>
                                      <w:lang w:val="de-DE"/>
                                    </w:rPr>
                                    <w:t>ISO BMFF checks</w:t>
                                  </w:r>
                                </w:p>
                              </w:txbxContent>
                            </v:textbox>
                          </v:rect>
                          <v:shape id="Parallelogram 168" o:spid="_x0000_s1111" type="#_x0000_t7" style="position:absolute;top:10363;width:10744;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" adj="2911" fillcolor="#099" stroked="f" strokeweight="1pt">
                            <v:fill opacity="40606f"/>
                            <v:textbox inset="0,0,0,0">
                              <w:txbxContent>
                                <w:p w14:paraId="3B698800" w14:textId="77777777" w:rsidR="00A15375" w:rsidRPr="00BC7D3A" w:rsidRDefault="00A15375">
                                  <w:pPr>
                                    <w:rPr>
                                      <w:lang w:val="de-DE"/>
                                    </w:rPr>
                                    <w:pPrChange w:id="188" w:author="Ece Öztürk" w:date="2018-02-16T10:22:00Z">
                                      <w:pPr>
                                        <w:jc w:val="center"/>
                                      </w:pPr>
                                    </w:pPrChange>
                                  </w:pPr>
                                  <w:r w:rsidRPr="00BC7D3A">
                                    <w:rPr>
                                      <w:lang w:val="de-DE"/>
                                    </w:rPr>
                                    <w:t>MPD location (HTTP/</w:t>
                                  </w:r>
                                </w:p>
                                <w:p w14:paraId="5A934356" w14:textId="77777777" w:rsidR="00A15375" w:rsidRPr="00BC7D3A" w:rsidRDefault="00A15375">
                                  <w:pPr>
                                    <w:rPr>
                                      <w:lang w:val="de-DE"/>
                                    </w:rPr>
                                    <w:pPrChange w:id="189" w:author="Ece Öztürk" w:date="2018-02-16T10:22:00Z">
                                      <w:pPr>
                                        <w:jc w:val="center"/>
                                      </w:pPr>
                                    </w:pPrChange>
                                  </w:pPr>
                                  <w:r w:rsidRPr="00BC7D3A">
                                    <w:rPr>
                                      <w:lang w:val="de-DE"/>
                                    </w:rPr>
                                    <w:t>File)</w:t>
                                  </w:r>
                                </w:p>
                              </w:txbxContent>
                            </v:textbox>
                          </v:shape>
                          <v:shape id="Straight Arrow Connector 169" o:spid="_x0000_s1112" type="#_x0000_t32" style="position:absolute;left:19050;top:2971;width:0;height:2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" strokecolor="#70ad47 [3209]" strokeweight=".5pt">
                            <v:stroke endarrow="block" joinstyle="miter"/>
                          </v:shape>
                          <v:shape id="Straight Arrow Connector 170" o:spid="_x0000_s1113" type="#_x0000_t32" style="position:absolute;left:19050;top:10134;width:0;height:1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" strokecolor="#70ad47 [3209]" strokeweight=".5pt">
                            <v:stroke endarrow="block" joinstyle="miter"/>
                          </v:shape>
                          <v:shape id="Straight Arrow Connector 171" o:spid="_x0000_s1114" type="#_x0000_t32" style="position:absolute;left:18973;top:18745;width:0;height:19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" strokecolor="#70ad47 [3209]" strokeweight=".5pt">
                            <v:stroke endarrow="block" joinstyle="miter"/>
                          </v:shape>
                          <v:shape id="Straight Arrow Connector 172" o:spid="_x0000_s1115" type="#_x0000_t32" style="position:absolute;left:19126;top:26136;width:0;height:1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" strokecolor="#70ad47 [3209]" strokeweight=".5pt">
                            <v:stroke endarrow="block" joinstyle="miter"/>
                          </v:shape>
                          <v:shape id="Straight Arrow Connector 173" o:spid="_x0000_s1116" type="#_x0000_t32" style="position:absolute;left:19050;top:35280;width:0;height:1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" strokecolor="#70ad47 [3209]" strokeweight=".5pt">
                            <v:stroke endarrow="block" joinstyle="miter"/>
                          </v:shape>
                          <v:shape id="Straight Arrow Connector 174" o:spid="_x0000_s1117" type="#_x0000_t32" style="position:absolute;left:18973;top:41452;width:0;height:1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" strokecolor="#70ad47 [3209]" strokeweight=".5pt">
                            <v:stroke endarrow="block" joinstyle="miter"/>
                          </v:shape>
                          <v:shape id="Connector: Elbow 175" o:spid="_x0000_s1118" type="#_x0000_t34" style="position:absolute;left:9677;top:31699;width:5639;height:48844;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" adj="-8757" strokecolor="#70ad47 [3209]" strokeweight=".5pt">
                            <v:stroke endarrow="block"/>
                          </v:shape>
                          <v:shape id="Connector: Elbow 176" o:spid="_x0000_s1119" type="#_x0000_t34" style="position:absolute;left:9829;top:7848;width:4953;height:640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" strokecolor="#70ad47 [3209]" strokeweight=".5pt">
                            <v:stroke endarrow="block"/>
                          </v:shape>
                          <v:shape id="Parallelogram 177" o:spid="_x0000_s1120" type="#_x0000_t7" style="position:absolute;left:1295;top:2057;width:1074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" adj="2298" fillcolor="#099" stroked="f" strokeweight="1pt">
                            <v:fill opacity="40606f"/>
                            <v:textbox inset="0,0,0,0">
                              <w:txbxContent>
                                <w:p w14:paraId="1AF83F80" w14:textId="77777777" w:rsidR="00A15375" w:rsidRPr="00BC7D3A" w:rsidRDefault="00A15375">
                                  <w:pPr>
                                    <w:rPr>
                                      <w:lang w:val="de-DE"/>
                                    </w:rPr>
                                    <w:pPrChange w:id="190" w:author="Ece Öztürk" w:date="2018-02-16T10:22:00Z">
                                      <w:pPr>
                                        <w:jc w:val="center"/>
                                      </w:pPr>
                                    </w:pPrChange>
                                  </w:pPr>
                                  <w:r w:rsidRPr="00BC7D3A">
                                    <w:rPr>
                                      <w:lang w:val="de-DE"/>
                                    </w:rPr>
                                    <w:t>Select mode DASH/CMAF</w:t>
                                  </w:r>
                                </w:p>
                              </w:txbxContent>
                            </v:textbox>
                          </v:shape>
                          <v:shape id="Straight Arrow Connector 178" o:spid="_x0000_s1121" type="#_x0000_t32" style="position:absolute;left:11277;top:4191;width:7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" strokecolor="#70ad47 [3209]" strokeweight=".5pt">
                            <v:stroke endarrow="block" joinstyle="miter"/>
                          </v:shape>
                        </v:group>
                        <v:rect id="Rectangle 179" o:spid="_x0000_s1122" style="position:absolute;left:35966;top:61569;width:10897;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" fillcolor="#a8d08d [1945]" stroked="f" strokeweight="1pt">
                          <v:textbox>
                            <w:txbxContent>
                              <w:p w14:paraId="24FB639B" w14:textId="77777777" w:rsidR="00A15375" w:rsidRPr="00BC7D3A" w:rsidRDefault="00A15375">
                                <w:pPr>
                                  <w:rPr>
                                    <w:lang w:val="en-US"/>
                                  </w:rPr>
                                  <w:pPrChange w:id="191" w:author="Ece Öztürk" w:date="2018-02-16T10:22:00Z">
                                    <w:pPr>
                                      <w:jc w:val="center"/>
                                    </w:pPr>
                                  </w:pPrChange>
                                </w:pPr>
                                <w:r w:rsidRPr="00BC7D3A">
                                  <w:rPr>
                                    <w:lang w:val="en-US"/>
                                  </w:rPr>
                                  <w:t>CMAF specific Box checks (ISO &amp; non-ISO)</w:t>
                                </w:r>
                              </w:p>
                            </w:txbxContent>
                          </v:textbox>
                        </v:rect>
                        <v:rect id="Rectangle 180" o:spid="_x0000_s1123" style="position:absolute;left:36118;top:68656;width:10897;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" fillcolor="#a8d08d [1945]" stroked="f" strokeweight="1pt">
                          <v:textbox inset=",0">
                            <w:txbxContent>
                              <w:p w14:paraId="50052955" w14:textId="77777777" w:rsidR="00A15375" w:rsidRPr="00BC7D3A" w:rsidRDefault="00A15375">
                                <w:pPr>
                                  <w:rPr>
                                    <w:lang w:val="de-DE"/>
                                  </w:rPr>
                                  <w:pPrChange w:id="192" w:author="Ece Öztürk" w:date="2018-02-16T10:22:00Z">
                                    <w:pPr>
                                      <w:jc w:val="center"/>
                                    </w:pPr>
                                  </w:pPrChange>
                                </w:pPr>
                                <w:r w:rsidRPr="00BC7D3A">
                                  <w:rPr>
                                    <w:lang w:val="de-DE"/>
                                  </w:rPr>
                                  <w:t>Box + Manifest specific checks</w:t>
                                </w:r>
                              </w:p>
                            </w:txbxContent>
                          </v:textbox>
                        </v:rect>
                        <v:rect id="Rectangle 181" o:spid="_x0000_s1124" style="position:absolute;left:36195;top:73533;width:10896;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" fillcolor="#a8d08d [1945]" stroked="f" strokeweight="1pt">
                          <v:textbox inset=",0">
                            <w:txbxContent>
                              <w:p w14:paraId="78358898" w14:textId="77777777" w:rsidR="00A15375" w:rsidRPr="00BC7D3A" w:rsidRDefault="00A15375">
                                <w:pPr>
                                  <w:rPr>
                                    <w:lang w:val="de-DE"/>
                                  </w:rPr>
                                  <w:pPrChange w:id="193" w:author="Ece Öztürk" w:date="2018-02-16T10:22:00Z">
                                    <w:pPr>
                                      <w:jc w:val="center"/>
                                    </w:pPr>
                                  </w:pPrChange>
                                </w:pPr>
                                <w:r w:rsidRPr="00BC7D3A">
                                  <w:rPr>
                                    <w:lang w:val="de-DE"/>
                                  </w:rPr>
                                  <w:t>Cross CMAF Track checks</w:t>
                                </w:r>
                              </w:p>
                            </w:txbxContent>
                          </v:textbox>
                        </v:rect>
                        <v:shape id="Straight Arrow Connector 182" o:spid="_x0000_s1125" type="#_x0000_t32" style="position:absolute;left:19050;top:62103;width:0;height:1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" strokecolor="#70ad47 [3209]" strokeweight=".5pt">
                          <v:stroke endarrow="block" joinstyle="miter"/>
                        </v:shape>
                        <v:shape id="Straight Arrow Connector 184" o:spid="_x0000_s1126" type="#_x0000_t32" style="position:absolute;left:41376;top:67208;width:0;height:14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" strokecolor="#70ad47 [3209]" strokeweight=".5pt">
                          <v:stroke endarrow="block" joinstyle="miter"/>
                        </v:shape>
                        <v:shape id="Straight Arrow Connector 185" o:spid="_x0000_s1127" type="#_x0000_t32" style="position:absolute;left:41452;top:72085;width:0;height:1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" strokecolor="#70ad47 [3209]" strokeweight=".5pt">
                          <v:stroke endarrow="block" joinstyle="miter"/>
                        </v:shape>
                        <v:shape id="Connector: Elbow 186" o:spid="_x0000_s1128" type="#_x0000_t33" style="position:absolute;left:30498;top:69399;width:3429;height:1886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" strokecolor="#70ad47 [3209]" strokeweight=".5pt">
                          <v:stroke endarrow="block"/>
                        </v:shape>
                      </v:group>
                    </v:group>
                  </v:group>
                </v:group>
              </w:pict>
            </mc:Fallback>
          </mc:AlternateContent>
        </w:r>
      </w:del>
    </w:p>
    <w:p w14:paraId="2D9B0C85" w14:textId="77777777" w:rsidR="00EC46E7" w:rsidDel="00AC7A80" w:rsidRDefault="00EC46E7">
      <w:pPr>
        <w:rPr>
          <w:del w:id="194" w:author="Adithyan Ilangovan" w:date="2017-03-30T14:16:00Z"/>
        </w:rPr>
        <w:pPrChange w:id="195" w:author="Ece Öztürk" w:date="2018-02-16T10:22:00Z">
          <w:pPr>
            <w:tabs>
              <w:tab w:val="left" w:pos="1092"/>
            </w:tabs>
          </w:pPr>
        </w:pPrChange>
      </w:pPr>
    </w:p>
    <w:p w14:paraId="303C1E63" w14:textId="77777777" w:rsidR="00EC46E7" w:rsidDel="00AC7A80" w:rsidRDefault="00EC46E7">
      <w:pPr>
        <w:rPr>
          <w:del w:id="196" w:author="Adithyan Ilangovan" w:date="2017-03-30T14:16:00Z"/>
        </w:rPr>
        <w:pPrChange w:id="197" w:author="Ece Öztürk" w:date="2018-02-16T10:22:00Z">
          <w:pPr>
            <w:tabs>
              <w:tab w:val="left" w:pos="1092"/>
            </w:tabs>
          </w:pPr>
        </w:pPrChange>
      </w:pPr>
    </w:p>
    <w:p w14:paraId="0D668E2A" w14:textId="77777777" w:rsidR="00EC46E7" w:rsidDel="00AC7A80" w:rsidRDefault="00EC46E7">
      <w:pPr>
        <w:rPr>
          <w:del w:id="198" w:author="Adithyan Ilangovan" w:date="2017-03-30T14:16:00Z"/>
        </w:rPr>
        <w:pPrChange w:id="199" w:author="Ece Öztürk" w:date="2018-02-16T10:22:00Z">
          <w:pPr>
            <w:tabs>
              <w:tab w:val="left" w:pos="1092"/>
            </w:tabs>
          </w:pPr>
        </w:pPrChange>
      </w:pPr>
    </w:p>
    <w:p w14:paraId="32689EB3" w14:textId="77777777" w:rsidR="00EC46E7" w:rsidDel="00AC7A80" w:rsidRDefault="00EC46E7">
      <w:pPr>
        <w:rPr>
          <w:del w:id="200" w:author="Adithyan Ilangovan" w:date="2017-03-30T14:16:00Z"/>
        </w:rPr>
        <w:pPrChange w:id="201" w:author="Ece Öztürk" w:date="2018-02-16T10:22:00Z">
          <w:pPr>
            <w:tabs>
              <w:tab w:val="left" w:pos="1092"/>
            </w:tabs>
          </w:pPr>
        </w:pPrChange>
      </w:pPr>
    </w:p>
    <w:p w14:paraId="729D10C4" w14:textId="77777777" w:rsidR="00EC46E7" w:rsidDel="00AC7A80" w:rsidRDefault="00EC46E7">
      <w:pPr>
        <w:rPr>
          <w:del w:id="202" w:author="Adithyan Ilangovan" w:date="2017-03-30T14:16:00Z"/>
        </w:rPr>
        <w:pPrChange w:id="203" w:author="Ece Öztürk" w:date="2018-02-16T10:22:00Z">
          <w:pPr>
            <w:tabs>
              <w:tab w:val="left" w:pos="1092"/>
            </w:tabs>
          </w:pPr>
        </w:pPrChange>
      </w:pPr>
    </w:p>
    <w:p w14:paraId="0E9923F2" w14:textId="77777777" w:rsidR="00EC46E7" w:rsidDel="00AC7A80" w:rsidRDefault="00EC46E7">
      <w:pPr>
        <w:rPr>
          <w:del w:id="204" w:author="Adithyan Ilangovan" w:date="2017-03-30T14:16:00Z"/>
        </w:rPr>
        <w:pPrChange w:id="205" w:author="Ece Öztürk" w:date="2018-02-16T10:22:00Z">
          <w:pPr>
            <w:tabs>
              <w:tab w:val="left" w:pos="1092"/>
            </w:tabs>
          </w:pPr>
        </w:pPrChange>
      </w:pPr>
    </w:p>
    <w:p w14:paraId="2404AE64" w14:textId="77777777" w:rsidR="00EC46E7" w:rsidDel="00AC7A80" w:rsidRDefault="00EC46E7">
      <w:pPr>
        <w:rPr>
          <w:del w:id="206" w:author="Adithyan Ilangovan" w:date="2017-03-30T14:16:00Z"/>
        </w:rPr>
        <w:pPrChange w:id="207" w:author="Ece Öztürk" w:date="2018-02-16T10:22:00Z">
          <w:pPr>
            <w:tabs>
              <w:tab w:val="left" w:pos="1092"/>
            </w:tabs>
          </w:pPr>
        </w:pPrChange>
      </w:pPr>
    </w:p>
    <w:p w14:paraId="62A30400" w14:textId="77777777" w:rsidR="00693977" w:rsidDel="00AC7A80" w:rsidRDefault="00693977">
      <w:pPr>
        <w:rPr>
          <w:del w:id="208" w:author="Adithyan Ilangovan" w:date="2017-03-30T14:16:00Z"/>
        </w:rPr>
      </w:pPr>
    </w:p>
    <w:p w14:paraId="22DD4D64" w14:textId="594EF6C0" w:rsidR="00A15375" w:rsidDel="00AC7A80" w:rsidRDefault="00A15375">
      <w:pPr>
        <w:rPr>
          <w:del w:id="209" w:author="Adithyan Ilangovan" w:date="2017-03-30T14:16:00Z"/>
        </w:rPr>
      </w:pPr>
    </w:p>
    <w:p w14:paraId="1EEEC38E" w14:textId="4C0F74ED" w:rsidR="00A15375" w:rsidDel="00637E89" w:rsidRDefault="00A15375">
      <w:pPr>
        <w:rPr>
          <w:del w:id="210" w:author="Ece Öztürk" w:date="2018-02-16T10:13:00Z"/>
        </w:rPr>
      </w:pPr>
    </w:p>
    <w:p w14:paraId="48D0EA57" w14:textId="776D816D" w:rsidR="00A15375" w:rsidDel="000D524C" w:rsidRDefault="00A15375">
      <w:pPr>
        <w:rPr>
          <w:del w:id="211" w:author="Ece Öztürk" w:date="2018-02-16T10:15:00Z"/>
        </w:rPr>
      </w:pPr>
    </w:p>
    <w:p w14:paraId="11BAD796" w14:textId="3F0B1FD8" w:rsidR="00A15375" w:rsidDel="000D524C" w:rsidRDefault="00A15375">
      <w:pPr>
        <w:rPr>
          <w:del w:id="212" w:author="Ece Öztürk" w:date="2018-02-16T10:15:00Z"/>
        </w:rPr>
      </w:pPr>
    </w:p>
    <w:p w14:paraId="47ED5003" w14:textId="28D17504" w:rsidR="00A15375" w:rsidDel="000D524C" w:rsidRDefault="00A15375">
      <w:pPr>
        <w:rPr>
          <w:del w:id="213" w:author="Ece Öztürk" w:date="2018-02-16T10:15:00Z"/>
        </w:rPr>
      </w:pPr>
    </w:p>
    <w:p w14:paraId="7623579B" w14:textId="77777777" w:rsidR="00A15375" w:rsidRDefault="00A15375"/>
    <w:p w14:paraId="44E4D151" w14:textId="77777777" w:rsidR="00A15375" w:rsidRDefault="00A15375"/>
    <w:p w14:paraId="193EDB95" w14:textId="77777777" w:rsidR="00A15375" w:rsidRDefault="00A15375"/>
    <w:p w14:paraId="1B7A9DBA" w14:textId="77777777" w:rsidR="00A15375" w:rsidRDefault="00A15375"/>
    <w:p w14:paraId="4A019DB2" w14:textId="77777777" w:rsidR="00A15375" w:rsidRDefault="00A15375"/>
    <w:p w14:paraId="3B0B8730" w14:textId="77777777" w:rsidR="00A15375" w:rsidRDefault="00A15375"/>
    <w:p w14:paraId="444E07E4" w14:textId="77777777" w:rsidR="00A15375" w:rsidRDefault="00A15375"/>
    <w:p w14:paraId="00918C4D" w14:textId="77777777" w:rsidR="00A15375" w:rsidRDefault="00A15375"/>
    <w:p w14:paraId="6AC00A9C" w14:textId="77777777" w:rsidR="00A15375" w:rsidRDefault="00A15375" w:rsidP="005F631D"/>
    <w:p w14:paraId="6463FC0E" w14:textId="77777777" w:rsidR="00A15375" w:rsidRDefault="00A15375"/>
    <w:p w14:paraId="6AC99447" w14:textId="77777777" w:rsidR="00A15375" w:rsidRDefault="00A15375"/>
    <w:p w14:paraId="524A56E9" w14:textId="77777777" w:rsidR="00A15375" w:rsidRDefault="00A15375"/>
    <w:p w14:paraId="08F510E0" w14:textId="77777777" w:rsidR="00A15375" w:rsidRDefault="00A15375"/>
    <w:p w14:paraId="3C9507E4" w14:textId="77777777" w:rsidR="00A15375" w:rsidRDefault="00A15375"/>
    <w:p w14:paraId="3C5C773E" w14:textId="77777777" w:rsidR="00A15375" w:rsidRDefault="00A15375"/>
    <w:p w14:paraId="42574EF4" w14:textId="77777777" w:rsidR="00A15375" w:rsidRDefault="00A15375"/>
    <w:p w14:paraId="2A7CC0C8" w14:textId="77777777" w:rsidR="00A15375" w:rsidRDefault="00A15375"/>
    <w:p w14:paraId="0EFC7FD7" w14:textId="77777777" w:rsidR="00A15375" w:rsidRDefault="00A15375"/>
    <w:p w14:paraId="07C12404" w14:textId="77777777" w:rsidR="00A15375" w:rsidRDefault="00A15375"/>
    <w:p w14:paraId="178F56D1" w14:textId="77777777" w:rsidR="00A15375" w:rsidRDefault="00A15375"/>
    <w:p w14:paraId="71024D97" w14:textId="77777777" w:rsidR="00A15375" w:rsidRDefault="00A15375"/>
    <w:p w14:paraId="00678681" w14:textId="77777777" w:rsidR="00A15375" w:rsidRDefault="00A15375"/>
    <w:p w14:paraId="1E9FC507" w14:textId="77777777" w:rsidR="00A15375" w:rsidRDefault="00A15375"/>
    <w:p w14:paraId="72565FEE" w14:textId="77777777" w:rsidR="00A15375" w:rsidRDefault="00A15375"/>
    <w:p w14:paraId="76AB1323" w14:textId="77777777" w:rsidR="00A15375" w:rsidRDefault="00A15375"/>
    <w:p w14:paraId="1C0A124A" w14:textId="77777777" w:rsidR="00A15375" w:rsidRDefault="00A15375"/>
    <w:p w14:paraId="496C5C00" w14:textId="781233DE" w:rsidR="00A15375" w:rsidRDefault="00762DE4">
      <w:del w:id="214" w:author="Ece Öztürk" w:date="2018-02-16T10:27:00Z">
        <w:r w:rsidDel="00ED6037">
          <w:rPr>
            <w:noProof/>
            <w:lang w:val="en-US" w:eastAsia="en-US"/>
          </w:rPr>
          <mc:AlternateContent>
            <mc:Choice Requires="wps">
              <w:drawing>
                <wp:anchor distT="0" distB="0" distL="114300" distR="114300" simplePos="0" relativeHeight="251658239" behindDoc="0" locked="0" layoutInCell="1" allowOverlap="1" wp14:anchorId="4E918ED1" wp14:editId="6D5CCAE0">
                  <wp:simplePos x="0" y="0"/>
                  <wp:positionH relativeFrom="column">
                    <wp:posOffset>403860</wp:posOffset>
                  </wp:positionH>
                  <wp:positionV relativeFrom="paragraph">
                    <wp:posOffset>40005</wp:posOffset>
                  </wp:positionV>
                  <wp:extent cx="411480" cy="228600"/>
                  <wp:effectExtent l="0" t="0" r="0" b="0"/>
                  <wp:wrapNone/>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28600"/>
                          </a:xfrm>
                          <a:prstGeom prst="rect">
                            <a:avLst/>
                          </a:prstGeom>
                          <a:solidFill>
                            <a:srgbClr val="FFFFFF"/>
                          </a:solidFill>
                          <a:ln w="9525">
                            <a:noFill/>
                            <a:miter lim="800000"/>
                            <a:headEnd/>
                            <a:tailEnd/>
                          </a:ln>
                        </wps:spPr>
                        <wps:txbx>
                          <w:txbxContent>
                            <w:p w14:paraId="23363517" w14:textId="77777777" w:rsidR="00762DE4" w:rsidRPr="00FC7AA6" w:rsidRDefault="00762DE4">
                              <w:pPr>
                                <w:rPr>
                                  <w:lang w:val="de-DE"/>
                                </w:rPr>
                              </w:pPr>
                              <w:r>
                                <w:rPr>
                                  <w:lang w:val="de-DE"/>
                                </w:rPr>
                                <w:t>No</w:t>
                              </w:r>
                            </w:p>
                          </w:txbxContent>
                        </wps:txbx>
                        <wps:bodyPr rot="0" vert="horz" wrap="square" lIns="91440" tIns="45720" rIns="91440" bIns="45720" anchor="t" anchorCtr="0">
                          <a:noAutofit/>
                        </wps:bodyPr>
                      </wps:wsp>
                    </a:graphicData>
                  </a:graphic>
                </wp:anchor>
              </w:drawing>
            </mc:Choice>
            <mc:Fallback>
              <w:pict>
                <v:shape w14:anchorId="4E918ED1" id="Text Box 2" o:spid="_x0000_s1129" type="#_x0000_t202" style="position:absolute;margin-left:31.8pt;margin-top:3.15pt;width:32.4pt;height:18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" stroked="f">
                  <v:textbox>
                    <w:txbxContent>
                      <w:p w14:paraId="23363517" w14:textId="77777777" w:rsidR="00762DE4" w:rsidRPr="00FC7AA6" w:rsidRDefault="00762DE4">
                        <w:pPr>
                          <w:rPr>
                            <w:lang w:val="de-DE"/>
                          </w:rPr>
                        </w:pPr>
                        <w:r>
                          <w:rPr>
                            <w:lang w:val="de-DE"/>
                          </w:rPr>
                          <w:t>No</w:t>
                        </w:r>
                      </w:p>
                    </w:txbxContent>
                  </v:textbox>
                </v:shape>
              </w:pict>
            </mc:Fallback>
          </mc:AlternateContent>
        </w:r>
      </w:del>
    </w:p>
    <w:p w14:paraId="5D1251E7" w14:textId="0CB29D4F" w:rsidR="00A15375" w:rsidRDefault="000D2AF2">
      <w:ins w:id="215" w:author="Ece Öztürk" w:date="2018-02-16T10:35:00Z">
        <w:r>
          <w:rPr>
            <w:noProof/>
            <w:lang w:val="en-US" w:eastAsia="en-US"/>
          </w:rPr>
          <mc:AlternateContent>
            <mc:Choice Requires="wps">
              <w:drawing>
                <wp:anchor distT="0" distB="0" distL="114300" distR="114300" simplePos="0" relativeHeight="251654139" behindDoc="0" locked="0" layoutInCell="1" allowOverlap="1" wp14:anchorId="0025AAAF" wp14:editId="115DAE7D">
                  <wp:simplePos x="0" y="0"/>
                  <wp:positionH relativeFrom="column">
                    <wp:posOffset>355600</wp:posOffset>
                  </wp:positionH>
                  <wp:positionV relativeFrom="paragraph">
                    <wp:posOffset>12065</wp:posOffset>
                  </wp:positionV>
                  <wp:extent cx="411480" cy="228600"/>
                  <wp:effectExtent l="0" t="0" r="0" b="0"/>
                  <wp:wrapNone/>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28600"/>
                          </a:xfrm>
                          <a:prstGeom prst="rect">
                            <a:avLst/>
                          </a:prstGeom>
                          <a:solidFill>
                            <a:srgbClr val="FFFFFF"/>
                          </a:solidFill>
                          <a:ln w="9525">
                            <a:noFill/>
                            <a:miter lim="800000"/>
                            <a:headEnd/>
                            <a:tailEnd/>
                          </a:ln>
                        </wps:spPr>
                        <wps:txbx>
                          <w:txbxContent>
                            <w:p w14:paraId="0E2A6518" w14:textId="77777777" w:rsidR="000D2AF2" w:rsidRPr="00FC7AA6" w:rsidRDefault="000D2AF2" w:rsidP="000D2AF2">
                              <w:pPr>
                                <w:rPr>
                                  <w:color w:val="70AD47" w:themeColor="accent6"/>
                                  <w:sz w:val="20"/>
                                  <w:lang w:val="de-DE"/>
                                </w:rPr>
                              </w:pPr>
                              <w:r>
                                <w:rPr>
                                  <w:color w:val="70AD47" w:themeColor="accent6"/>
                                  <w:sz w:val="20"/>
                                  <w:lang w:val="de-DE"/>
                                </w:rPr>
                                <w:t>No</w:t>
                              </w:r>
                            </w:p>
                          </w:txbxContent>
                        </wps:txbx>
                        <wps:bodyPr rot="0" vert="horz" wrap="square" lIns="91440" tIns="45720" rIns="91440" bIns="45720" anchor="t" anchorCtr="0">
                          <a:noAutofit/>
                        </wps:bodyPr>
                      </wps:wsp>
                    </a:graphicData>
                  </a:graphic>
                </wp:anchor>
              </w:drawing>
            </mc:Choice>
            <mc:Fallback>
              <w:pict>
                <v:shape w14:anchorId="0025AAAF" id="_x0000_s1130" type="#_x0000_t202" style="position:absolute;margin-left:28pt;margin-top:.95pt;width:32.4pt;height:18pt;z-index:2516541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" stroked="f">
                  <v:textbox>
                    <w:txbxContent>
                      <w:p w14:paraId="0E2A6518" w14:textId="77777777" w:rsidR="000D2AF2" w:rsidRPr="00FC7AA6" w:rsidRDefault="000D2AF2" w:rsidP="000D2AF2">
                        <w:pPr>
                          <w:rPr>
                            <w:color w:val="70AD47" w:themeColor="accent6"/>
                            <w:sz w:val="20"/>
                            <w:lang w:val="de-DE"/>
                          </w:rPr>
                        </w:pPr>
                        <w:r>
                          <w:rPr>
                            <w:color w:val="70AD47" w:themeColor="accent6"/>
                            <w:sz w:val="20"/>
                            <w:lang w:val="de-DE"/>
                          </w:rPr>
                          <w:t>No</w:t>
                        </w:r>
                      </w:p>
                    </w:txbxContent>
                  </v:textbox>
                </v:shape>
              </w:pict>
            </mc:Fallback>
          </mc:AlternateContent>
        </w:r>
      </w:ins>
    </w:p>
    <w:p w14:paraId="22DCE5F5" w14:textId="77777777" w:rsidR="00A15375" w:rsidRDefault="00A15375"/>
    <w:p w14:paraId="0F6EB615" w14:textId="335F7B53" w:rsidR="00A15375" w:rsidRDefault="00A15375"/>
    <w:p w14:paraId="254C0172" w14:textId="77777777" w:rsidR="00A15375" w:rsidRDefault="00A15375"/>
    <w:p w14:paraId="6FE046A2" w14:textId="5AE7EA61" w:rsidR="00A15375" w:rsidRDefault="00A15375"/>
    <w:p w14:paraId="0A0294FD" w14:textId="77777777" w:rsidR="00A15375" w:rsidRDefault="00A15375"/>
    <w:p w14:paraId="201A6330" w14:textId="109CE7DE" w:rsidR="00A15375" w:rsidRDefault="00A15375"/>
    <w:p w14:paraId="2F5BE189" w14:textId="77777777" w:rsidR="00A15375" w:rsidRDefault="00A15375"/>
    <w:p w14:paraId="72E807FA" w14:textId="0E60BA2F" w:rsidR="00A15375" w:rsidRDefault="00A15375"/>
    <w:p w14:paraId="4A86FF66" w14:textId="4B3A9BBB" w:rsidR="00A15375" w:rsidRDefault="00A15375"/>
    <w:p w14:paraId="3800D661" w14:textId="3330B97E" w:rsidR="00A15375" w:rsidRDefault="00A15375"/>
    <w:p w14:paraId="132D176A" w14:textId="0688FBBA" w:rsidR="00A15375" w:rsidRDefault="00A15375"/>
    <w:p w14:paraId="43E7FE9F" w14:textId="33D28CC8" w:rsidR="00EC46E7" w:rsidRDefault="000D2AF2">
      <w:pPr>
        <w:pStyle w:val="Caption"/>
      </w:pPr>
      <w:ins w:id="216" w:author="Ece Öztürk" w:date="2018-02-16T10:33:00Z">
        <w:r>
          <w:rPr>
            <w:noProof/>
            <w:lang w:val="en-US" w:eastAsia="en-US"/>
          </w:rPr>
          <mc:AlternateContent>
            <mc:Choice Requires="wps">
              <w:drawing>
                <wp:anchor distT="0" distB="0" distL="114300" distR="114300" simplePos="0" relativeHeight="251675648" behindDoc="0" locked="0" layoutInCell="1" allowOverlap="1" wp14:anchorId="5F417C64" wp14:editId="6AB40DBD">
                  <wp:simplePos x="0" y="0"/>
                  <wp:positionH relativeFrom="column">
                    <wp:posOffset>1047750</wp:posOffset>
                  </wp:positionH>
                  <wp:positionV relativeFrom="paragraph">
                    <wp:posOffset>125095</wp:posOffset>
                  </wp:positionV>
                  <wp:extent cx="1706880" cy="533400"/>
                  <wp:effectExtent l="38100" t="19050" r="26670" b="38100"/>
                  <wp:wrapNone/>
                  <wp:docPr id="120" name="Diamond 120"/>
                  <wp:cNvGraphicFramePr/>
                  <a:graphic xmlns:a="http://schemas.openxmlformats.org/drawingml/2006/main">
                    <a:graphicData uri="http://schemas.microsoft.com/office/word/2010/wordprocessingShape">
                      <wps:wsp>
                        <wps:cNvSpPr/>
                        <wps:spPr>
                          <a:xfrm>
                            <a:off x="0" y="0"/>
                            <a:ext cx="1706880" cy="533400"/>
                          </a:xfrm>
                          <a:prstGeom prst="diamond">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C01B6" w14:textId="77777777" w:rsidR="000D2AF2" w:rsidRPr="00BC7D3A" w:rsidRDefault="000D2AF2" w:rsidP="000D2AF2">
                              <w:pPr>
                                <w:rPr>
                                  <w:color w:val="C45911" w:themeColor="accent2" w:themeShade="BF"/>
                                  <w:sz w:val="18"/>
                                  <w:lang w:val="de-DE"/>
                                </w:rPr>
                              </w:pPr>
                              <w:r>
                                <w:rPr>
                                  <w:color w:val="C45911" w:themeColor="accent2" w:themeShade="BF"/>
                                  <w:sz w:val="18"/>
                                  <w:lang w:val="de-DE"/>
                                </w:rPr>
                                <w:t>Mode=CMAF</w:t>
                              </w:r>
                              <w:r w:rsidRPr="00BC7D3A">
                                <w:rPr>
                                  <w:color w:val="C45911" w:themeColor="accent2" w:themeShade="BF"/>
                                  <w:sz w:val="18"/>
                                  <w:lang w:val="de-DE"/>
                                </w:rPr>
                                <w:t>?</w:t>
                              </w:r>
                            </w:p>
                          </w:txbxContent>
                        </wps:txbx>
                        <wps:bodyPr rot="0" spcFirstLastPara="0" vertOverflow="overflow" horzOverflow="overflow" vert="horz" wrap="square" lIns="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17C64" id="Diamond 120" o:spid="_x0000_s1131" type="#_x0000_t4" style="position:absolute;margin-left:82.5pt;margin-top:9.85pt;width:134.4pt;height: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" filled="f" strokecolor="#f4b083 [1941]" strokeweight="1pt">
                  <v:textbox inset="0,0,,0">
                    <w:txbxContent>
                      <w:p w14:paraId="531C01B6" w14:textId="77777777" w:rsidR="000D2AF2" w:rsidRPr="00BC7D3A" w:rsidRDefault="000D2AF2" w:rsidP="000D2AF2">
                        <w:pPr>
                          <w:rPr>
                            <w:color w:val="C45911" w:themeColor="accent2" w:themeShade="BF"/>
                            <w:sz w:val="18"/>
                            <w:lang w:val="de-DE"/>
                          </w:rPr>
                        </w:pPr>
                        <w:r>
                          <w:rPr>
                            <w:color w:val="C45911" w:themeColor="accent2" w:themeShade="BF"/>
                            <w:sz w:val="18"/>
                            <w:lang w:val="de-DE"/>
                          </w:rPr>
                          <w:t>Mode=CMAF</w:t>
                        </w:r>
                        <w:r w:rsidRPr="00BC7D3A">
                          <w:rPr>
                            <w:color w:val="C45911" w:themeColor="accent2" w:themeShade="BF"/>
                            <w:sz w:val="18"/>
                            <w:lang w:val="de-DE"/>
                          </w:rPr>
                          <w:t>?</w:t>
                        </w:r>
                      </w:p>
                    </w:txbxContent>
                  </v:textbox>
                </v:shape>
              </w:pict>
            </mc:Fallback>
          </mc:AlternateContent>
        </w:r>
      </w:ins>
    </w:p>
    <w:p w14:paraId="361FEDAF" w14:textId="5CF0B4E2" w:rsidR="00693977" w:rsidRDefault="000D2AF2">
      <w:pPr>
        <w:pStyle w:val="Caption"/>
        <w:pPrChange w:id="217" w:author="Ece Öztürk" w:date="2018-02-16T10:22:00Z">
          <w:pPr>
            <w:pStyle w:val="Caption"/>
            <w:jc w:val="center"/>
          </w:pPr>
        </w:pPrChange>
      </w:pPr>
      <w:ins w:id="218" w:author="Ece Öztürk" w:date="2018-02-16T10:35:00Z">
        <w:r>
          <w:rPr>
            <w:noProof/>
            <w:lang w:val="en-US" w:eastAsia="en-US"/>
          </w:rPr>
          <mc:AlternateContent>
            <mc:Choice Requires="wps">
              <w:drawing>
                <wp:anchor distT="0" distB="0" distL="114300" distR="114300" simplePos="0" relativeHeight="251655164" behindDoc="0" locked="0" layoutInCell="1" allowOverlap="1" wp14:anchorId="5359DC09" wp14:editId="3186A0CF">
                  <wp:simplePos x="0" y="0"/>
                  <wp:positionH relativeFrom="margin">
                    <wp:posOffset>2781300</wp:posOffset>
                  </wp:positionH>
                  <wp:positionV relativeFrom="paragraph">
                    <wp:posOffset>26035</wp:posOffset>
                  </wp:positionV>
                  <wp:extent cx="411480" cy="251460"/>
                  <wp:effectExtent l="0" t="0" r="7620" b="0"/>
                  <wp:wrapNone/>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51460"/>
                          </a:xfrm>
                          <a:prstGeom prst="rect">
                            <a:avLst/>
                          </a:prstGeom>
                          <a:solidFill>
                            <a:srgbClr val="FFFFFF"/>
                          </a:solidFill>
                          <a:ln w="9525">
                            <a:noFill/>
                            <a:miter lim="800000"/>
                            <a:headEnd/>
                            <a:tailEnd/>
                          </a:ln>
                        </wps:spPr>
                        <wps:txbx>
                          <w:txbxContent>
                            <w:p w14:paraId="5BBFF3E0" w14:textId="77777777" w:rsidR="000D2AF2" w:rsidRPr="0038633A" w:rsidRDefault="000D2AF2" w:rsidP="000D2AF2">
                              <w:pPr>
                                <w:rPr>
                                  <w:color w:val="92D050"/>
                                  <w:sz w:val="20"/>
                                  <w:lang w:val="de-DE"/>
                                </w:rPr>
                              </w:pPr>
                              <w:r w:rsidRPr="00762DE4">
                                <w:rPr>
                                  <w:color w:val="70AD47" w:themeColor="accent6"/>
                                  <w:sz w:val="20"/>
                                  <w:lang w:val="de-DE"/>
                                </w:rPr>
                                <w:t>Yes</w:t>
                              </w:r>
                            </w:p>
                          </w:txbxContent>
                        </wps:txbx>
                        <wps:bodyPr rot="0" vert="horz" wrap="square" lIns="91440" tIns="45720" rIns="91440" bIns="45720" anchor="t" anchorCtr="0">
                          <a:noAutofit/>
                        </wps:bodyPr>
                      </wps:wsp>
                    </a:graphicData>
                  </a:graphic>
                </wp:anchor>
              </w:drawing>
            </mc:Choice>
            <mc:Fallback>
              <w:pict>
                <v:shape w14:anchorId="5359DC09" id="_x0000_s1132" type="#_x0000_t202" style="position:absolute;margin-left:219pt;margin-top:2.05pt;width:32.4pt;height:19.8pt;z-index:2516551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" stroked="f">
                  <v:textbox>
                    <w:txbxContent>
                      <w:p w14:paraId="5BBFF3E0" w14:textId="77777777" w:rsidR="000D2AF2" w:rsidRPr="0038633A" w:rsidRDefault="000D2AF2" w:rsidP="000D2AF2">
                        <w:pPr>
                          <w:rPr>
                            <w:color w:val="92D050"/>
                            <w:sz w:val="20"/>
                            <w:lang w:val="de-DE"/>
                          </w:rPr>
                        </w:pPr>
                        <w:r w:rsidRPr="00762DE4">
                          <w:rPr>
                            <w:color w:val="70AD47" w:themeColor="accent6"/>
                            <w:sz w:val="20"/>
                            <w:lang w:val="de-DE"/>
                          </w:rPr>
                          <w:t>Yes</w:t>
                        </w:r>
                      </w:p>
                    </w:txbxContent>
                  </v:textbox>
                  <w10:wrap anchorx="margin"/>
                </v:shape>
              </w:pict>
            </mc:Fallback>
          </mc:AlternateContent>
        </w:r>
      </w:ins>
      <w:ins w:id="219" w:author="Ece Öztürk" w:date="2018-02-16T10:34:00Z">
        <w:r>
          <w:rPr>
            <w:noProof/>
            <w:lang w:val="en-US" w:eastAsia="en-US"/>
          </w:rPr>
          <mc:AlternateContent>
            <mc:Choice Requires="wps">
              <w:drawing>
                <wp:anchor distT="0" distB="0" distL="114300" distR="114300" simplePos="0" relativeHeight="251679744" behindDoc="0" locked="0" layoutInCell="1" allowOverlap="1" wp14:anchorId="7BA4F184" wp14:editId="6C0E8347">
                  <wp:simplePos x="0" y="0"/>
                  <wp:positionH relativeFrom="column">
                    <wp:posOffset>2774950</wp:posOffset>
                  </wp:positionH>
                  <wp:positionV relativeFrom="paragraph">
                    <wp:posOffset>19050</wp:posOffset>
                  </wp:positionV>
                  <wp:extent cx="807720" cy="213360"/>
                  <wp:effectExtent l="0" t="76200" r="0" b="34290"/>
                  <wp:wrapNone/>
                  <wp:docPr id="123" name="Connector: Elbow 123"/>
                  <wp:cNvGraphicFramePr/>
                  <a:graphic xmlns:a="http://schemas.openxmlformats.org/drawingml/2006/main">
                    <a:graphicData uri="http://schemas.microsoft.com/office/word/2010/wordprocessingShape">
                      <wps:wsp>
                        <wps:cNvCnPr/>
                        <wps:spPr>
                          <a:xfrm flipV="1">
                            <a:off x="0" y="0"/>
                            <a:ext cx="807720" cy="213360"/>
                          </a:xfrm>
                          <a:prstGeom prst="bentConnector3">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F58E5" id="Connector: Elbow 123" o:spid="_x0000_s1026" type="#_x0000_t34" style="position:absolute;margin-left:218.5pt;margin-top:1.5pt;width:63.6pt;height:16.8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" strokecolor="#70ad47 [3209]" strokeweight=".5pt">
                  <v:stroke endarrow="block"/>
                </v:shape>
              </w:pict>
            </mc:Fallback>
          </mc:AlternateContent>
        </w:r>
      </w:ins>
      <w:del w:id="220" w:author="Ece Öztürk" w:date="2018-02-16T10:27:00Z">
        <w:r w:rsidR="00AF5DA8" w:rsidDel="00ED6037">
          <w:rPr>
            <w:noProof/>
            <w:lang w:val="en-US" w:eastAsia="en-US"/>
          </w:rPr>
          <mc:AlternateContent>
            <mc:Choice Requires="wps">
              <w:drawing>
                <wp:anchor distT="0" distB="0" distL="114300" distR="114300" simplePos="0" relativeHeight="251669504" behindDoc="0" locked="0" layoutInCell="1" allowOverlap="1" wp14:anchorId="0A61AAF5" wp14:editId="0C1965D8">
                  <wp:simplePos x="0" y="0"/>
                  <wp:positionH relativeFrom="column">
                    <wp:posOffset>2800985</wp:posOffset>
                  </wp:positionH>
                  <wp:positionV relativeFrom="paragraph">
                    <wp:posOffset>105079</wp:posOffset>
                  </wp:positionV>
                  <wp:extent cx="795020" cy="306070"/>
                  <wp:effectExtent l="0" t="76200" r="0" b="36830"/>
                  <wp:wrapNone/>
                  <wp:docPr id="12" name="Connector: Elbow 12"/>
                  <wp:cNvGraphicFramePr/>
                  <a:graphic xmlns:a="http://schemas.openxmlformats.org/drawingml/2006/main">
                    <a:graphicData uri="http://schemas.microsoft.com/office/word/2010/wordprocessingShape">
                      <wps:wsp>
                        <wps:cNvCnPr/>
                        <wps:spPr>
                          <a:xfrm flipV="1">
                            <a:off x="0" y="0"/>
                            <a:ext cx="795020" cy="306070"/>
                          </a:xfrm>
                          <a:prstGeom prst="bentConnector3">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88FAC" id="Connector: Elbow 12" o:spid="_x0000_s1026" type="#_x0000_t34" style="position:absolute;margin-left:220.55pt;margin-top:8.25pt;width:62.6pt;height:24.1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" strokecolor="#70ad47 [3209]" strokeweight=".5pt">
                  <v:stroke endarrow="block"/>
                </v:shape>
              </w:pict>
            </mc:Fallback>
          </mc:AlternateContent>
        </w:r>
        <w:r w:rsidR="00AF5DA8" w:rsidDel="00ED6037">
          <w:rPr>
            <w:noProof/>
            <w:lang w:val="en-US" w:eastAsia="en-US"/>
          </w:rPr>
          <mc:AlternateContent>
            <mc:Choice Requires="wps">
              <w:drawing>
                <wp:anchor distT="0" distB="0" distL="114300" distR="114300" simplePos="0" relativeHeight="251666432" behindDoc="0" locked="0" layoutInCell="1" allowOverlap="1" wp14:anchorId="22D8754E" wp14:editId="7648EC46">
                  <wp:simplePos x="0" y="0"/>
                  <wp:positionH relativeFrom="column">
                    <wp:posOffset>1067131</wp:posOffset>
                  </wp:positionH>
                  <wp:positionV relativeFrom="paragraph">
                    <wp:posOffset>149860</wp:posOffset>
                  </wp:positionV>
                  <wp:extent cx="1706880" cy="533400"/>
                  <wp:effectExtent l="38100" t="19050" r="26670" b="38100"/>
                  <wp:wrapNone/>
                  <wp:docPr id="2" name="Diamond 2"/>
                  <wp:cNvGraphicFramePr/>
                  <a:graphic xmlns:a="http://schemas.openxmlformats.org/drawingml/2006/main">
                    <a:graphicData uri="http://schemas.microsoft.com/office/word/2010/wordprocessingShape">
                      <wps:wsp>
                        <wps:cNvSpPr/>
                        <wps:spPr>
                          <a:xfrm>
                            <a:off x="0" y="0"/>
                            <a:ext cx="1706880" cy="533400"/>
                          </a:xfrm>
                          <a:prstGeom prst="diamond">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12BEB2" w14:textId="77777777" w:rsidR="00762DE4" w:rsidRPr="00BC7D3A" w:rsidRDefault="00762DE4">
                              <w:pPr>
                                <w:rPr>
                                  <w:lang w:val="de-DE"/>
                                </w:rPr>
                              </w:pPr>
                              <w:r>
                                <w:rPr>
                                  <w:lang w:val="de-DE"/>
                                </w:rPr>
                                <w:t>Mode=CMAF</w:t>
                              </w:r>
                              <w:r w:rsidRPr="00BC7D3A">
                                <w:rPr>
                                  <w:lang w:val="de-DE"/>
                                </w:rPr>
                                <w:t>?</w:t>
                              </w:r>
                            </w:p>
                          </w:txbxContent>
                        </wps:txbx>
                        <wps:bodyPr rot="0" spcFirstLastPara="0" vertOverflow="overflow" horzOverflow="overflow" vert="horz" wrap="square" lIns="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8754E" id="Diamond 2" o:spid="_x0000_s1133" type="#_x0000_t4" style="position:absolute;margin-left:84.05pt;margin-top:11.8pt;width:134.4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" filled="f" strokecolor="#f4b083 [1941]" strokeweight="1pt">
                  <v:textbox inset="0,0,,0">
                    <w:txbxContent>
                      <w:p w14:paraId="0F12BEB2" w14:textId="77777777" w:rsidR="00762DE4" w:rsidRPr="00BC7D3A" w:rsidRDefault="00762DE4">
                        <w:pPr>
                          <w:rPr>
                            <w:lang w:val="de-DE"/>
                          </w:rPr>
                        </w:pPr>
                        <w:r>
                          <w:rPr>
                            <w:lang w:val="de-DE"/>
                          </w:rPr>
                          <w:t>Mode=CMAF</w:t>
                        </w:r>
                        <w:r w:rsidRPr="00BC7D3A">
                          <w:rPr>
                            <w:lang w:val="de-DE"/>
                          </w:rPr>
                          <w:t>?</w:t>
                        </w:r>
                      </w:p>
                    </w:txbxContent>
                  </v:textbox>
                </v:shape>
              </w:pict>
            </mc:Fallback>
          </mc:AlternateContent>
        </w:r>
      </w:del>
    </w:p>
    <w:p w14:paraId="01EE16D7" w14:textId="4EE25C03" w:rsidR="00693977" w:rsidRDefault="00693977">
      <w:pPr>
        <w:pStyle w:val="Caption"/>
        <w:pPrChange w:id="221" w:author="Ece Öztürk" w:date="2018-02-16T10:22:00Z">
          <w:pPr>
            <w:pStyle w:val="Caption"/>
            <w:jc w:val="center"/>
          </w:pPr>
        </w:pPrChange>
      </w:pPr>
    </w:p>
    <w:p w14:paraId="25EED56D" w14:textId="58C7FE71" w:rsidR="00693977" w:rsidDel="00637E89" w:rsidRDefault="00AF5DA8">
      <w:pPr>
        <w:rPr>
          <w:del w:id="222" w:author="Ece Öztürk" w:date="2018-02-16T09:57:00Z"/>
        </w:rPr>
        <w:pPrChange w:id="223" w:author="Ece Öztürk" w:date="2018-02-16T10:22:00Z">
          <w:pPr>
            <w:pStyle w:val="Caption"/>
          </w:pPr>
        </w:pPrChange>
      </w:pPr>
      <w:del w:id="224" w:author="Ece Öztürk" w:date="2018-02-16T10:27:00Z">
        <w:r w:rsidDel="00ED6037">
          <w:rPr>
            <w:noProof/>
            <w:lang w:val="en-US" w:eastAsia="en-US"/>
          </w:rPr>
          <mc:AlternateContent>
            <mc:Choice Requires="wps">
              <w:drawing>
                <wp:anchor distT="0" distB="0" distL="114300" distR="114300" simplePos="0" relativeHeight="251671552" behindDoc="0" locked="0" layoutInCell="1" allowOverlap="1" wp14:anchorId="6A18EFAE" wp14:editId="2B98CF07">
                  <wp:simplePos x="0" y="0"/>
                  <wp:positionH relativeFrom="margin">
                    <wp:align>center</wp:align>
                  </wp:positionH>
                  <wp:positionV relativeFrom="paragraph">
                    <wp:posOffset>156845</wp:posOffset>
                  </wp:positionV>
                  <wp:extent cx="411480" cy="251460"/>
                  <wp:effectExtent l="0" t="0" r="762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51460"/>
                          </a:xfrm>
                          <a:prstGeom prst="rect">
                            <a:avLst/>
                          </a:prstGeom>
                          <a:solidFill>
                            <a:srgbClr val="FFFFFF"/>
                          </a:solidFill>
                          <a:ln w="9525">
                            <a:noFill/>
                            <a:miter lim="800000"/>
                            <a:headEnd/>
                            <a:tailEnd/>
                          </a:ln>
                        </wps:spPr>
                        <wps:txbx>
                          <w:txbxContent>
                            <w:p w14:paraId="3F71FB2E" w14:textId="77777777" w:rsidR="00762DE4" w:rsidRPr="0038633A" w:rsidRDefault="00762DE4">
                              <w:pPr>
                                <w:rPr>
                                  <w:color w:val="92D050"/>
                                  <w:lang w:val="de-DE"/>
                                </w:rPr>
                              </w:pPr>
                              <w:r w:rsidRPr="00762DE4">
                                <w:rPr>
                                  <w:lang w:val="de-DE"/>
                                </w:rPr>
                                <w:t>Yes</w:t>
                              </w:r>
                            </w:p>
                          </w:txbxContent>
                        </wps:txbx>
                        <wps:bodyPr rot="0" vert="horz" wrap="square" lIns="91440" tIns="45720" rIns="91440" bIns="45720" anchor="t" anchorCtr="0">
                          <a:noAutofit/>
                        </wps:bodyPr>
                      </wps:wsp>
                    </a:graphicData>
                  </a:graphic>
                </wp:anchor>
              </w:drawing>
            </mc:Choice>
            <mc:Fallback>
              <w:pict>
                <v:shape w14:anchorId="6A18EFAE" id="_x0000_s1134" type="#_x0000_t202" style="position:absolute;margin-left:0;margin-top:12.35pt;width:32.4pt;height:19.8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" stroked="f">
                  <v:textbox>
                    <w:txbxContent>
                      <w:p w14:paraId="3F71FB2E" w14:textId="77777777" w:rsidR="00762DE4" w:rsidRPr="0038633A" w:rsidRDefault="00762DE4">
                        <w:pPr>
                          <w:rPr>
                            <w:color w:val="92D050"/>
                            <w:lang w:val="de-DE"/>
                          </w:rPr>
                        </w:pPr>
                        <w:r w:rsidRPr="00762DE4">
                          <w:rPr>
                            <w:lang w:val="de-DE"/>
                          </w:rPr>
                          <w:t>Yes</w:t>
                        </w:r>
                      </w:p>
                    </w:txbxContent>
                  </v:textbox>
                  <w10:wrap anchorx="margin"/>
                </v:shape>
              </w:pict>
            </mc:Fallback>
          </mc:AlternateContent>
        </w:r>
      </w:del>
    </w:p>
    <w:p w14:paraId="023AF3F8" w14:textId="77777777" w:rsidR="00637E89" w:rsidRPr="00637E89" w:rsidRDefault="00637E89">
      <w:pPr>
        <w:rPr>
          <w:ins w:id="225" w:author="Ece Öztürk" w:date="2018-02-16T10:14:00Z"/>
          <w:rPrChange w:id="226" w:author="Ece Öztürk" w:date="2018-02-16T10:14:00Z">
            <w:rPr>
              <w:ins w:id="227" w:author="Ece Öztürk" w:date="2018-02-16T10:14:00Z"/>
            </w:rPr>
          </w:rPrChange>
        </w:rPr>
        <w:pPrChange w:id="228" w:author="Ece Öztürk" w:date="2018-02-16T10:22:00Z">
          <w:pPr>
            <w:pStyle w:val="Caption"/>
            <w:jc w:val="center"/>
          </w:pPr>
        </w:pPrChange>
      </w:pPr>
    </w:p>
    <w:p w14:paraId="567E8D97" w14:textId="47A47F40" w:rsidR="00693977" w:rsidDel="00BB2EE8" w:rsidRDefault="000D2AF2">
      <w:pPr>
        <w:pStyle w:val="Caption"/>
        <w:rPr>
          <w:del w:id="229" w:author="Ece Öztürk" w:date="2018-02-16T09:57:00Z"/>
        </w:rPr>
        <w:pPrChange w:id="230" w:author="Ece Öztürk" w:date="2018-02-16T10:22:00Z">
          <w:pPr>
            <w:pStyle w:val="Caption"/>
            <w:jc w:val="center"/>
          </w:pPr>
        </w:pPrChange>
      </w:pPr>
      <w:ins w:id="231" w:author="Ece Öztürk" w:date="2018-02-16T10:34:00Z">
        <w:r>
          <w:rPr>
            <w:noProof/>
            <w:lang w:val="en-US" w:eastAsia="en-US"/>
          </w:rPr>
          <mc:AlternateContent>
            <mc:Choice Requires="wps">
              <w:drawing>
                <wp:anchor distT="0" distB="0" distL="114300" distR="114300" simplePos="0" relativeHeight="251677696" behindDoc="0" locked="0" layoutInCell="1" allowOverlap="1" wp14:anchorId="65B414B9" wp14:editId="670A3C15">
                  <wp:simplePos x="0" y="0"/>
                  <wp:positionH relativeFrom="column">
                    <wp:posOffset>1898650</wp:posOffset>
                  </wp:positionH>
                  <wp:positionV relativeFrom="paragraph">
                    <wp:posOffset>55245</wp:posOffset>
                  </wp:positionV>
                  <wp:extent cx="0" cy="960120"/>
                  <wp:effectExtent l="76200" t="0" r="76200" b="49530"/>
                  <wp:wrapNone/>
                  <wp:docPr id="121" name="Straight Arrow Connector 121"/>
                  <wp:cNvGraphicFramePr/>
                  <a:graphic xmlns:a="http://schemas.openxmlformats.org/drawingml/2006/main">
                    <a:graphicData uri="http://schemas.microsoft.com/office/word/2010/wordprocessingShape">
                      <wps:wsp>
                        <wps:cNvCnPr/>
                        <wps:spPr>
                          <a:xfrm>
                            <a:off x="0" y="0"/>
                            <a:ext cx="0" cy="96012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9B835AB" id="Straight Arrow Connector 121" o:spid="_x0000_s1026" type="#_x0000_t32" style="position:absolute;margin-left:149.5pt;margin-top:4.35pt;width:0;height:75.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" strokecolor="#70ad47 [3209]" strokeweight=".5pt">
                  <v:stroke endarrow="block" joinstyle="miter"/>
                </v:shape>
              </w:pict>
            </mc:Fallback>
          </mc:AlternateContent>
        </w:r>
      </w:ins>
    </w:p>
    <w:p w14:paraId="500AC647" w14:textId="77777777" w:rsidR="00693977" w:rsidDel="00BB2EE8" w:rsidRDefault="00693977">
      <w:pPr>
        <w:pStyle w:val="Caption"/>
        <w:rPr>
          <w:del w:id="232" w:author="Ece Öztürk" w:date="2018-02-16T10:00:00Z"/>
        </w:rPr>
        <w:pPrChange w:id="233" w:author="Ece Öztürk" w:date="2018-02-16T10:22:00Z">
          <w:pPr>
            <w:pStyle w:val="Caption"/>
            <w:jc w:val="center"/>
          </w:pPr>
        </w:pPrChange>
      </w:pPr>
    </w:p>
    <w:p w14:paraId="48656543" w14:textId="77777777" w:rsidR="00693977" w:rsidRDefault="00693977">
      <w:pPr>
        <w:pStyle w:val="Caption"/>
        <w:pPrChange w:id="234" w:author="Ece Öztürk" w:date="2018-02-16T10:22:00Z">
          <w:pPr>
            <w:pStyle w:val="Caption"/>
            <w:jc w:val="center"/>
          </w:pPr>
        </w:pPrChange>
      </w:pPr>
    </w:p>
    <w:p w14:paraId="74EAA283" w14:textId="0DD15C8A" w:rsidR="00CF1228" w:rsidDel="000D524C" w:rsidRDefault="00AF5DA8">
      <w:pPr>
        <w:rPr>
          <w:del w:id="235" w:author="Ece Öztürk" w:date="2018-02-16T10:04:00Z"/>
        </w:rPr>
        <w:pPrChange w:id="236" w:author="Ece Öztürk" w:date="2018-02-16T10:22:00Z">
          <w:pPr>
            <w:pStyle w:val="Heading1"/>
            <w:numPr>
              <w:numId w:val="1"/>
            </w:numPr>
          </w:pPr>
        </w:pPrChange>
      </w:pPr>
      <w:del w:id="237" w:author="Ece Öztürk" w:date="2018-02-16T10:27:00Z">
        <w:r w:rsidDel="00ED6037">
          <w:rPr>
            <w:noProof/>
            <w:lang w:val="en-US" w:eastAsia="en-US"/>
          </w:rPr>
          <mc:AlternateContent>
            <mc:Choice Requires="wps">
              <w:drawing>
                <wp:anchor distT="0" distB="0" distL="114300" distR="114300" simplePos="0" relativeHeight="251668480" behindDoc="0" locked="0" layoutInCell="1" allowOverlap="1" wp14:anchorId="55B713B5" wp14:editId="7C6743C4">
                  <wp:simplePos x="0" y="0"/>
                  <wp:positionH relativeFrom="column">
                    <wp:posOffset>1912620</wp:posOffset>
                  </wp:positionH>
                  <wp:positionV relativeFrom="paragraph">
                    <wp:posOffset>80341</wp:posOffset>
                  </wp:positionV>
                  <wp:extent cx="0" cy="960120"/>
                  <wp:effectExtent l="76200" t="0" r="76200" b="49530"/>
                  <wp:wrapNone/>
                  <wp:docPr id="4" name="Straight Arrow Connector 4"/>
                  <wp:cNvGraphicFramePr/>
                  <a:graphic xmlns:a="http://schemas.openxmlformats.org/drawingml/2006/main">
                    <a:graphicData uri="http://schemas.microsoft.com/office/word/2010/wordprocessingShape">
                      <wps:wsp>
                        <wps:cNvCnPr/>
                        <wps:spPr>
                          <a:xfrm>
                            <a:off x="0" y="0"/>
                            <a:ext cx="0" cy="96012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621004F" id="Straight Arrow Connector 4" o:spid="_x0000_s1026" type="#_x0000_t32" style="position:absolute;margin-left:150.6pt;margin-top:6.35pt;width:0;height:75.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" strokecolor="#70ad47 [3209]" strokeweight=".5pt">
                  <v:stroke endarrow="block" joinstyle="miter"/>
                </v:shape>
              </w:pict>
            </mc:Fallback>
          </mc:AlternateContent>
        </w:r>
      </w:del>
      <w:del w:id="238" w:author="Ece Öztürk" w:date="2018-02-16T10:04:00Z">
        <w:r w:rsidR="00CF1228" w:rsidDel="0068110D">
          <w:delText xml:space="preserve">Figure </w:delText>
        </w:r>
        <w:r w:rsidR="00912032" w:rsidDel="0068110D">
          <w:fldChar w:fldCharType="begin"/>
        </w:r>
        <w:r w:rsidR="00912032" w:rsidDel="0068110D">
          <w:delInstrText xml:space="preserve"> SEQ Figure \* ARABIC </w:delInstrText>
        </w:r>
        <w:r w:rsidR="00912032" w:rsidDel="0068110D">
          <w:fldChar w:fldCharType="separate"/>
        </w:r>
        <w:r w:rsidR="00C15AB7" w:rsidDel="0068110D">
          <w:rPr>
            <w:noProof/>
          </w:rPr>
          <w:delText>2</w:delText>
        </w:r>
        <w:r w:rsidR="00912032" w:rsidDel="0068110D">
          <w:rPr>
            <w:noProof/>
          </w:rPr>
          <w:fldChar w:fldCharType="end"/>
        </w:r>
        <w:r w:rsidR="00CF1228" w:rsidDel="0068110D">
          <w:delText xml:space="preserve">: Detailed flow of DASH </w:delText>
        </w:r>
        <w:r w:rsidR="00F43284" w:rsidDel="0068110D">
          <w:delText xml:space="preserve">and CMAF </w:delText>
        </w:r>
        <w:r w:rsidR="00CF1228" w:rsidDel="0068110D">
          <w:delText>conformance testing</w:delText>
        </w:r>
      </w:del>
    </w:p>
    <w:p w14:paraId="4AD535BB" w14:textId="707B10CF" w:rsidR="000D524C" w:rsidRDefault="000D524C">
      <w:pPr>
        <w:rPr>
          <w:ins w:id="239" w:author="Ece Öztürk" w:date="2018-02-16T10:15:00Z"/>
        </w:rPr>
      </w:pPr>
    </w:p>
    <w:p w14:paraId="3C40D926" w14:textId="0B791E2E" w:rsidR="000D524C" w:rsidRDefault="000D2AF2">
      <w:pPr>
        <w:rPr>
          <w:ins w:id="240" w:author="Ece Öztürk" w:date="2018-02-16T10:15:00Z"/>
        </w:rPr>
      </w:pPr>
      <w:ins w:id="241" w:author="Ece Öztürk" w:date="2018-02-16T10:34:00Z">
        <w:r>
          <w:rPr>
            <w:noProof/>
            <w:lang w:val="en-US" w:eastAsia="en-US"/>
          </w:rPr>
          <mc:AlternateContent>
            <mc:Choice Requires="wps">
              <w:drawing>
                <wp:anchor distT="0" distB="0" distL="114300" distR="114300" simplePos="0" relativeHeight="251656189" behindDoc="0" locked="0" layoutInCell="1" allowOverlap="1" wp14:anchorId="0C811019" wp14:editId="2817F396">
                  <wp:simplePos x="0" y="0"/>
                  <wp:positionH relativeFrom="column">
                    <wp:posOffset>1562100</wp:posOffset>
                  </wp:positionH>
                  <wp:positionV relativeFrom="paragraph">
                    <wp:posOffset>21590</wp:posOffset>
                  </wp:positionV>
                  <wp:extent cx="411480" cy="228600"/>
                  <wp:effectExtent l="0" t="0" r="7620" b="0"/>
                  <wp:wrapNone/>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28600"/>
                          </a:xfrm>
                          <a:prstGeom prst="rect">
                            <a:avLst/>
                          </a:prstGeom>
                          <a:solidFill>
                            <a:srgbClr val="FFFFFF"/>
                          </a:solidFill>
                          <a:ln w="9525">
                            <a:noFill/>
                            <a:miter lim="800000"/>
                            <a:headEnd/>
                            <a:tailEnd/>
                          </a:ln>
                        </wps:spPr>
                        <wps:txbx>
                          <w:txbxContent>
                            <w:p w14:paraId="2C8B6C2B" w14:textId="77777777" w:rsidR="000D2AF2" w:rsidRPr="00FC7AA6" w:rsidRDefault="000D2AF2" w:rsidP="000D2AF2">
                              <w:pPr>
                                <w:rPr>
                                  <w:color w:val="70AD47" w:themeColor="accent6"/>
                                  <w:sz w:val="20"/>
                                  <w:lang w:val="de-DE"/>
                                </w:rPr>
                              </w:pPr>
                              <w:r>
                                <w:rPr>
                                  <w:color w:val="70AD47" w:themeColor="accent6"/>
                                  <w:sz w:val="20"/>
                                  <w:lang w:val="de-DE"/>
                                </w:rPr>
                                <w:t>No</w:t>
                              </w:r>
                            </w:p>
                          </w:txbxContent>
                        </wps:txbx>
                        <wps:bodyPr rot="0" vert="horz" wrap="square" lIns="91440" tIns="45720" rIns="91440" bIns="45720" anchor="t" anchorCtr="0">
                          <a:noAutofit/>
                        </wps:bodyPr>
                      </wps:wsp>
                    </a:graphicData>
                  </a:graphic>
                </wp:anchor>
              </w:drawing>
            </mc:Choice>
            <mc:Fallback>
              <w:pict>
                <v:shape w14:anchorId="0C811019" id="_x0000_s1135" type="#_x0000_t202" style="position:absolute;margin-left:123pt;margin-top:1.7pt;width:32.4pt;height:18pt;z-index:2516561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" stroked="f">
                  <v:textbox>
                    <w:txbxContent>
                      <w:p w14:paraId="2C8B6C2B" w14:textId="77777777" w:rsidR="000D2AF2" w:rsidRPr="00FC7AA6" w:rsidRDefault="000D2AF2" w:rsidP="000D2AF2">
                        <w:pPr>
                          <w:rPr>
                            <w:color w:val="70AD47" w:themeColor="accent6"/>
                            <w:sz w:val="20"/>
                            <w:lang w:val="de-DE"/>
                          </w:rPr>
                        </w:pPr>
                        <w:r>
                          <w:rPr>
                            <w:color w:val="70AD47" w:themeColor="accent6"/>
                            <w:sz w:val="20"/>
                            <w:lang w:val="de-DE"/>
                          </w:rPr>
                          <w:t>No</w:t>
                        </w:r>
                      </w:p>
                    </w:txbxContent>
                  </v:textbox>
                </v:shape>
              </w:pict>
            </mc:Fallback>
          </mc:AlternateContent>
        </w:r>
      </w:ins>
    </w:p>
    <w:p w14:paraId="46E5B426" w14:textId="0E848357" w:rsidR="000D524C" w:rsidRPr="000D524C" w:rsidRDefault="00AF5DA8">
      <w:pPr>
        <w:rPr>
          <w:ins w:id="242" w:author="Ece Öztürk" w:date="2018-02-16T10:15:00Z"/>
          <w:rPrChange w:id="243" w:author="Ece Öztürk" w:date="2018-02-16T10:15:00Z">
            <w:rPr>
              <w:ins w:id="244" w:author="Ece Öztürk" w:date="2018-02-16T10:15:00Z"/>
            </w:rPr>
          </w:rPrChange>
        </w:rPr>
        <w:pPrChange w:id="245" w:author="Ece Öztürk" w:date="2018-02-16T10:22:00Z">
          <w:pPr>
            <w:pStyle w:val="Caption"/>
            <w:jc w:val="center"/>
          </w:pPr>
        </w:pPrChange>
      </w:pPr>
      <w:del w:id="246" w:author="Ece Öztürk" w:date="2018-02-16T10:27:00Z">
        <w:r w:rsidDel="00ED6037">
          <w:rPr>
            <w:noProof/>
            <w:lang w:val="en-US" w:eastAsia="en-US"/>
          </w:rPr>
          <mc:AlternateContent>
            <mc:Choice Requires="wps">
              <w:drawing>
                <wp:anchor distT="0" distB="0" distL="114300" distR="114300" simplePos="0" relativeHeight="251657214" behindDoc="0" locked="0" layoutInCell="1" allowOverlap="1" wp14:anchorId="490DE5E0" wp14:editId="787D406B">
                  <wp:simplePos x="0" y="0"/>
                  <wp:positionH relativeFrom="column">
                    <wp:posOffset>1584656</wp:posOffset>
                  </wp:positionH>
                  <wp:positionV relativeFrom="paragraph">
                    <wp:posOffset>5715</wp:posOffset>
                  </wp:positionV>
                  <wp:extent cx="411480" cy="228600"/>
                  <wp:effectExtent l="0" t="0" r="762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28600"/>
                          </a:xfrm>
                          <a:prstGeom prst="rect">
                            <a:avLst/>
                          </a:prstGeom>
                          <a:solidFill>
                            <a:srgbClr val="FFFFFF"/>
                          </a:solidFill>
                          <a:ln w="9525">
                            <a:noFill/>
                            <a:miter lim="800000"/>
                            <a:headEnd/>
                            <a:tailEnd/>
                          </a:ln>
                        </wps:spPr>
                        <wps:txbx>
                          <w:txbxContent>
                            <w:p w14:paraId="1B88894F" w14:textId="77777777" w:rsidR="00762DE4" w:rsidRPr="00FC7AA6" w:rsidRDefault="00762DE4">
                              <w:pPr>
                                <w:rPr>
                                  <w:lang w:val="de-DE"/>
                                </w:rPr>
                              </w:pPr>
                              <w:r>
                                <w:rPr>
                                  <w:lang w:val="de-DE"/>
                                </w:rPr>
                                <w:t>No</w:t>
                              </w:r>
                            </w:p>
                          </w:txbxContent>
                        </wps:txbx>
                        <wps:bodyPr rot="0" vert="horz" wrap="square" lIns="91440" tIns="45720" rIns="91440" bIns="45720" anchor="t" anchorCtr="0">
                          <a:noAutofit/>
                        </wps:bodyPr>
                      </wps:wsp>
                    </a:graphicData>
                  </a:graphic>
                </wp:anchor>
              </w:drawing>
            </mc:Choice>
            <mc:Fallback>
              <w:pict>
                <v:shape w14:anchorId="490DE5E0" id="_x0000_s1136" type="#_x0000_t202" style="position:absolute;margin-left:124.8pt;margin-top:.45pt;width:32.4pt;height:18pt;z-index:2516572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" stroked="f">
                  <v:textbox>
                    <w:txbxContent>
                      <w:p w14:paraId="1B88894F" w14:textId="77777777" w:rsidR="00762DE4" w:rsidRPr="00FC7AA6" w:rsidRDefault="00762DE4">
                        <w:pPr>
                          <w:rPr>
                            <w:lang w:val="de-DE"/>
                          </w:rPr>
                        </w:pPr>
                        <w:r>
                          <w:rPr>
                            <w:lang w:val="de-DE"/>
                          </w:rPr>
                          <w:t>No</w:t>
                        </w:r>
                      </w:p>
                    </w:txbxContent>
                  </v:textbox>
                </v:shape>
              </w:pict>
            </mc:Fallback>
          </mc:AlternateContent>
        </w:r>
      </w:del>
    </w:p>
    <w:p w14:paraId="6869805C" w14:textId="77777777" w:rsidR="004702D2" w:rsidRDefault="004702D2">
      <w:pPr>
        <w:pStyle w:val="Heading1"/>
        <w:pPrChange w:id="247" w:author="Ece Öztürk" w:date="2018-02-16T10:22:00Z">
          <w:pPr>
            <w:pStyle w:val="Heading1"/>
            <w:numPr>
              <w:numId w:val="1"/>
            </w:numPr>
          </w:pPr>
        </w:pPrChange>
      </w:pPr>
      <w:r>
        <w:lastRenderedPageBreak/>
        <w:t>Realization architecture</w:t>
      </w:r>
    </w:p>
    <w:p w14:paraId="326E4488" w14:textId="77777777" w:rsidR="0020471A" w:rsidRDefault="00A11A53">
      <w:r>
        <w:t>Figure 3</w:t>
      </w:r>
      <w:r w:rsidR="00FC7D1E">
        <w:t xml:space="preserve"> shows the functional block diagram of how the DASH conformance software has been realized.</w:t>
      </w:r>
    </w:p>
    <w:p w14:paraId="4B47D997" w14:textId="77777777" w:rsidR="0020471A" w:rsidRDefault="0020471A"/>
    <w:p w14:paraId="1E735AF0" w14:textId="77777777" w:rsidR="0020471A" w:rsidRDefault="00A85617">
      <w:pPr>
        <w:pStyle w:val="ListParagraph"/>
        <w:numPr>
          <w:ilvl w:val="0"/>
          <w:numId w:val="5"/>
        </w:numPr>
      </w:pPr>
      <w:r>
        <w:t>The conformance software resides on the “Test Server”.</w:t>
      </w:r>
    </w:p>
    <w:p w14:paraId="4A745DF0" w14:textId="77777777" w:rsidR="0020471A" w:rsidRDefault="00A85617">
      <w:pPr>
        <w:pStyle w:val="ListParagraph"/>
        <w:numPr>
          <w:ilvl w:val="0"/>
          <w:numId w:val="5"/>
        </w:numPr>
      </w:pPr>
      <w:r>
        <w:t>The “Tester” is a web-client, e.g. Google Chrome browser that access</w:t>
      </w:r>
      <w:r w:rsidR="008700FC">
        <w:t xml:space="preserve"> the con</w:t>
      </w:r>
      <w:r w:rsidR="0013162C">
        <w:t>form</w:t>
      </w:r>
      <w:r w:rsidR="008700FC">
        <w:t>ance software on the Test Server</w:t>
      </w:r>
      <w:r w:rsidR="0020471A">
        <w:t>.</w:t>
      </w:r>
    </w:p>
    <w:p w14:paraId="6D44953B" w14:textId="77777777" w:rsidR="0020471A" w:rsidRDefault="0020471A">
      <w:pPr>
        <w:pStyle w:val="ListParagraph"/>
        <w:numPr>
          <w:ilvl w:val="0"/>
          <w:numId w:val="5"/>
        </w:numPr>
      </w:pPr>
      <w:r>
        <w:t xml:space="preserve">The Tested </w:t>
      </w:r>
      <w:r w:rsidR="008700FC">
        <w:t>provides the MPD (either as an uploaded file, or points to the MPD location on the web)</w:t>
      </w:r>
      <w:r>
        <w:t xml:space="preserve"> to the conformance software.</w:t>
      </w:r>
    </w:p>
    <w:p w14:paraId="7B1DD87D" w14:textId="77777777" w:rsidR="0020471A" w:rsidRDefault="0020471A">
      <w:pPr>
        <w:pStyle w:val="ListParagraph"/>
        <w:numPr>
          <w:ilvl w:val="0"/>
          <w:numId w:val="5"/>
        </w:numPr>
      </w:pPr>
      <w:r>
        <w:t>Based on this information, the conformance software accesses the DASH content.</w:t>
      </w:r>
    </w:p>
    <w:p w14:paraId="43072E84" w14:textId="77777777" w:rsidR="0020471A" w:rsidRDefault="0020471A">
      <w:pPr>
        <w:pStyle w:val="ListParagraph"/>
        <w:numPr>
          <w:ilvl w:val="0"/>
          <w:numId w:val="5"/>
        </w:numPr>
      </w:pPr>
      <w:r>
        <w:t>Conformance testing is done on the Test Sever.</w:t>
      </w:r>
    </w:p>
    <w:p w14:paraId="05906894" w14:textId="77777777" w:rsidR="00A85617" w:rsidRDefault="0020471A">
      <w:pPr>
        <w:pStyle w:val="ListParagraph"/>
        <w:numPr>
          <w:ilvl w:val="0"/>
          <w:numId w:val="5"/>
        </w:numPr>
      </w:pPr>
      <w:r>
        <w:t xml:space="preserve">The report of the conformance testing is provided back to the Tester. </w:t>
      </w:r>
    </w:p>
    <w:p w14:paraId="1008BB74" w14:textId="77777777" w:rsidR="00A85617" w:rsidRDefault="00A85617"/>
    <w:p w14:paraId="3A0C01C5" w14:textId="77777777" w:rsidR="004702D2" w:rsidRDefault="004702D2">
      <w:r>
        <w:rPr>
          <w:noProof/>
          <w:lang w:val="en-US" w:eastAsia="en-US"/>
        </w:rPr>
        <mc:AlternateContent>
          <mc:Choice Requires="wpc">
            <w:drawing>
              <wp:inline distT="0" distB="0" distL="0" distR="0" wp14:anchorId="0A35FAF7" wp14:editId="01BC924D">
                <wp:extent cx="6362700" cy="3578087"/>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Content Placeholder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306" y="369579"/>
                            <a:ext cx="1800404" cy="1219200"/>
                          </a:xfrm>
                          <a:prstGeom prst="rect">
                            <a:avLst/>
                          </a:prstGeom>
                          <a:noFill/>
                          <a:ln w="9525">
                            <a:noFill/>
                            <a:miter lim="800000"/>
                            <a:headEnd/>
                            <a:tailEnd/>
                          </a:ln>
                          <a:effectLst/>
                        </pic:spPr>
                      </pic:pic>
                      <pic:pic xmlns:pic="http://schemas.openxmlformats.org/drawingml/2006/picture">
                        <pic:nvPicPr>
                          <pic:cNvPr id="21" name="Content Placeholder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2819705" y="369579"/>
                            <a:ext cx="1800404" cy="1219200"/>
                          </a:xfrm>
                          <a:prstGeom prst="rect">
                            <a:avLst/>
                          </a:prstGeom>
                          <a:noFill/>
                          <a:ln w="9525">
                            <a:noFill/>
                            <a:miter lim="800000"/>
                            <a:headEnd/>
                            <a:tailEnd/>
                          </a:ln>
                          <a:effectLst/>
                        </pic:spPr>
                      </pic:pic>
                      <wps:wsp>
                        <wps:cNvPr id="22" name="Straight Arrow Connector 22"/>
                        <wps:cNvCnPr/>
                        <wps:spPr bwMode="auto">
                          <a:xfrm>
                            <a:off x="1371905" y="979179"/>
                            <a:ext cx="1676400" cy="0"/>
                          </a:xfrm>
                          <a:prstGeom prst="straightConnector1">
                            <a:avLst/>
                          </a:prstGeom>
                          <a:solidFill>
                            <a:schemeClr val="accent1"/>
                          </a:solidFill>
                          <a:ln w="9525" cap="flat" cmpd="sng" algn="ctr">
                            <a:solidFill>
                              <a:schemeClr val="bg2"/>
                            </a:solidFill>
                            <a:prstDash val="solid"/>
                            <a:round/>
                            <a:headEnd type="triangle" w="med" len="med"/>
                            <a:tailEnd type="triangle" w="med" len="med"/>
                          </a:ln>
                          <a:effectLst/>
                        </wps:spPr>
                        <wps:bodyPr/>
                      </wps:wsp>
                      <pic:pic xmlns:pic="http://schemas.openxmlformats.org/drawingml/2006/picture">
                        <pic:nvPicPr>
                          <pic:cNvPr id="24" name="Picture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048305" y="2100522"/>
                            <a:ext cx="1089960" cy="1089960"/>
                          </a:xfrm>
                          <a:prstGeom prst="rect">
                            <a:avLst/>
                          </a:prstGeom>
                        </pic:spPr>
                      </pic:pic>
                      <wps:wsp>
                        <wps:cNvPr id="25" name="TextBox 29"/>
                        <wps:cNvSpPr txBox="1"/>
                        <wps:spPr>
                          <a:xfrm>
                            <a:off x="85483" y="247"/>
                            <a:ext cx="1971675" cy="429895"/>
                          </a:xfrm>
                          <a:prstGeom prst="rect">
                            <a:avLst/>
                          </a:prstGeom>
                          <a:noFill/>
                        </wps:spPr>
                        <wps:txbx>
                          <w:txbxContent>
                            <w:p w14:paraId="3EA64B69" w14:textId="77777777" w:rsidR="00C15AB7" w:rsidRPr="0053793C" w:rsidRDefault="00C15AB7">
                              <w:pPr>
                                <w:pStyle w:val="NormalWeb"/>
                                <w:pPrChange w:id="248" w:author="Ece Öztürk" w:date="2018-02-16T10:22:00Z">
                                  <w:pPr>
                                    <w:pStyle w:val="NormalWeb"/>
                                    <w:kinsoku w:val="0"/>
                                    <w:overflowPunct w:val="0"/>
                                    <w:spacing w:before="0" w:beforeAutospacing="0" w:after="0" w:afterAutospacing="0"/>
                                    <w:textAlignment w:val="baseline"/>
                                  </w:pPr>
                                </w:pPrChange>
                              </w:pPr>
                              <w:r>
                                <w:t>DASH Content (3</w:t>
                              </w:r>
                              <w:r w:rsidRPr="0053793C">
                                <w:t>)</w:t>
                              </w:r>
                            </w:p>
                          </w:txbxContent>
                        </wps:txbx>
                        <wps:bodyPr wrap="square" rtlCol="0">
                          <a:spAutoFit/>
                        </wps:bodyPr>
                      </wps:wsp>
                      <wps:wsp>
                        <wps:cNvPr id="26" name="TextBox 30"/>
                        <wps:cNvSpPr txBox="1"/>
                        <wps:spPr>
                          <a:xfrm>
                            <a:off x="3056485" y="53598"/>
                            <a:ext cx="1764665" cy="429895"/>
                          </a:xfrm>
                          <a:prstGeom prst="rect">
                            <a:avLst/>
                          </a:prstGeom>
                          <a:noFill/>
                        </wps:spPr>
                        <wps:txbx>
                          <w:txbxContent>
                            <w:p w14:paraId="1C77A6AC" w14:textId="77777777" w:rsidR="00C15AB7" w:rsidRPr="0053793C" w:rsidRDefault="00C15AB7">
                              <w:pPr>
                                <w:pStyle w:val="NormalWeb"/>
                                <w:pPrChange w:id="249" w:author="Ece Öztürk" w:date="2018-02-16T10:22:00Z">
                                  <w:pPr>
                                    <w:pStyle w:val="NormalWeb"/>
                                    <w:kinsoku w:val="0"/>
                                    <w:overflowPunct w:val="0"/>
                                    <w:spacing w:before="0" w:beforeAutospacing="0" w:after="0" w:afterAutospacing="0"/>
                                    <w:textAlignment w:val="baseline"/>
                                  </w:pPr>
                                </w:pPrChange>
                              </w:pPr>
                              <w:r>
                                <w:t xml:space="preserve">Test Server </w:t>
                              </w:r>
                              <w:r w:rsidRPr="0053793C">
                                <w:t>(2)</w:t>
                              </w:r>
                            </w:p>
                          </w:txbxContent>
                        </wps:txbx>
                        <wps:bodyPr wrap="square" rtlCol="0">
                          <a:spAutoFit/>
                        </wps:bodyPr>
                      </wps:wsp>
                      <wps:wsp>
                        <wps:cNvPr id="39" name="TextBox 31"/>
                        <wps:cNvSpPr txBox="1"/>
                        <wps:spPr>
                          <a:xfrm>
                            <a:off x="4134555" y="2455767"/>
                            <a:ext cx="1652270" cy="429895"/>
                          </a:xfrm>
                          <a:prstGeom prst="rect">
                            <a:avLst/>
                          </a:prstGeom>
                          <a:noFill/>
                        </wps:spPr>
                        <wps:txbx>
                          <w:txbxContent>
                            <w:p w14:paraId="388CAF6F" w14:textId="77777777" w:rsidR="00C15AB7" w:rsidRPr="0053793C" w:rsidRDefault="00C15AB7">
                              <w:pPr>
                                <w:pStyle w:val="NormalWeb"/>
                                <w:pPrChange w:id="250" w:author="Ece Öztürk" w:date="2018-02-16T10:22:00Z">
                                  <w:pPr>
                                    <w:pStyle w:val="NormalWeb"/>
                                    <w:kinsoku w:val="0"/>
                                    <w:overflowPunct w:val="0"/>
                                    <w:spacing w:before="0" w:beforeAutospacing="0" w:after="0" w:afterAutospacing="0"/>
                                    <w:textAlignment w:val="baseline"/>
                                  </w:pPr>
                                </w:pPrChange>
                              </w:pPr>
                              <w:r w:rsidRPr="0053793C">
                                <w:t>Tester</w:t>
                              </w:r>
                              <w:r>
                                <w:t xml:space="preserve"> (1)</w:t>
                              </w:r>
                            </w:p>
                          </w:txbxContent>
                        </wps:txbx>
                        <wps:bodyPr wrap="square" rtlCol="0">
                          <a:spAutoFit/>
                        </wps:bodyPr>
                      </wps:wsp>
                      <wps:wsp>
                        <wps:cNvPr id="40" name="Straight Arrow Connector 40"/>
                        <wps:cNvCnPr>
                          <a:stCxn id="24" idx="0"/>
                        </wps:cNvCnPr>
                        <wps:spPr bwMode="auto">
                          <a:xfrm flipV="1">
                            <a:off x="3593285" y="1564125"/>
                            <a:ext cx="0" cy="536397"/>
                          </a:xfrm>
                          <a:prstGeom prst="straightConnector1">
                            <a:avLst/>
                          </a:prstGeom>
                          <a:solidFill>
                            <a:schemeClr val="accent1"/>
                          </a:solidFill>
                          <a:ln w="9525" cap="flat" cmpd="sng" algn="ctr">
                            <a:solidFill>
                              <a:schemeClr val="bg2"/>
                            </a:solidFill>
                            <a:prstDash val="solid"/>
                            <a:round/>
                            <a:headEnd type="none" w="med" len="med"/>
                            <a:tailEnd type="triangle"/>
                          </a:ln>
                          <a:effectLst/>
                        </wps:spPr>
                        <wps:bodyPr/>
                      </wps:wsp>
                      <wps:wsp>
                        <wps:cNvPr id="41" name="TextBox 33"/>
                        <wps:cNvSpPr txBox="1"/>
                        <wps:spPr>
                          <a:xfrm>
                            <a:off x="1368961" y="1644269"/>
                            <a:ext cx="2347595" cy="429895"/>
                          </a:xfrm>
                          <a:prstGeom prst="rect">
                            <a:avLst/>
                          </a:prstGeom>
                          <a:noFill/>
                        </wps:spPr>
                        <wps:txbx>
                          <w:txbxContent>
                            <w:p w14:paraId="2AE20409" w14:textId="77777777" w:rsidR="00C15AB7" w:rsidRPr="0053793C" w:rsidRDefault="00C15AB7">
                              <w:pPr>
                                <w:pStyle w:val="NormalWeb"/>
                                <w:pPrChange w:id="251" w:author="Ece Öztürk" w:date="2018-02-16T10:22:00Z">
                                  <w:pPr>
                                    <w:pStyle w:val="NormalWeb"/>
                                    <w:kinsoku w:val="0"/>
                                    <w:overflowPunct w:val="0"/>
                                    <w:spacing w:before="0" w:beforeAutospacing="0" w:after="0" w:afterAutospacing="0"/>
                                    <w:textAlignment w:val="baseline"/>
                                  </w:pPr>
                                </w:pPrChange>
                              </w:pPr>
                              <w:r w:rsidRPr="0053793C">
                                <w:t>1. Test</w:t>
                              </w:r>
                              <w:r>
                                <w:t xml:space="preserve"> </w:t>
                              </w:r>
                              <w:r w:rsidRPr="0053793C">
                                <w:t>Request</w:t>
                              </w:r>
                              <w:r>
                                <w:t xml:space="preserve"> </w:t>
                              </w:r>
                              <w:r w:rsidRPr="0053793C">
                                <w:t>(</w:t>
                              </w:r>
                              <w:r>
                                <w:t>MPD</w:t>
                              </w:r>
                              <w:r w:rsidRPr="0053793C">
                                <w:t>)</w:t>
                              </w:r>
                            </w:p>
                          </w:txbxContent>
                        </wps:txbx>
                        <wps:bodyPr wrap="square" rtlCol="0">
                          <a:spAutoFit/>
                        </wps:bodyPr>
                      </wps:wsp>
                      <wps:wsp>
                        <wps:cNvPr id="42" name="TextBox 34"/>
                        <wps:cNvSpPr txBox="1"/>
                        <wps:spPr>
                          <a:xfrm>
                            <a:off x="1389331" y="524914"/>
                            <a:ext cx="1692275" cy="429895"/>
                          </a:xfrm>
                          <a:prstGeom prst="rect">
                            <a:avLst/>
                          </a:prstGeom>
                          <a:noFill/>
                        </wps:spPr>
                        <wps:txbx>
                          <w:txbxContent>
                            <w:p w14:paraId="0A102A14" w14:textId="77777777" w:rsidR="00C15AB7" w:rsidRPr="0053793C" w:rsidRDefault="00C15AB7">
                              <w:pPr>
                                <w:pStyle w:val="NormalWeb"/>
                                <w:pPrChange w:id="252" w:author="Ece Öztürk" w:date="2018-02-16T10:22:00Z">
                                  <w:pPr>
                                    <w:pStyle w:val="NormalWeb"/>
                                    <w:kinsoku w:val="0"/>
                                    <w:overflowPunct w:val="0"/>
                                    <w:spacing w:before="0" w:beforeAutospacing="0" w:after="0" w:afterAutospacing="0"/>
                                    <w:textAlignment w:val="baseline"/>
                                  </w:pPr>
                                </w:pPrChange>
                              </w:pPr>
                              <w:r>
                                <w:t>2. Request</w:t>
                              </w:r>
                              <w:r w:rsidRPr="0053793C">
                                <w:t xml:space="preserve"> content</w:t>
                              </w:r>
                            </w:p>
                          </w:txbxContent>
                        </wps:txbx>
                        <wps:bodyPr wrap="square" rtlCol="0">
                          <a:spAutoFit/>
                        </wps:bodyPr>
                      </wps:wsp>
                      <wps:wsp>
                        <wps:cNvPr id="43" name="TextBox 35"/>
                        <wps:cNvSpPr txBox="1"/>
                        <wps:spPr>
                          <a:xfrm>
                            <a:off x="4123543" y="701816"/>
                            <a:ext cx="2195830" cy="429895"/>
                          </a:xfrm>
                          <a:prstGeom prst="rect">
                            <a:avLst/>
                          </a:prstGeom>
                          <a:noFill/>
                        </wps:spPr>
                        <wps:txbx>
                          <w:txbxContent>
                            <w:p w14:paraId="710FE247" w14:textId="77777777" w:rsidR="00C15AB7" w:rsidRPr="0053793C" w:rsidRDefault="00C15AB7">
                              <w:pPr>
                                <w:pStyle w:val="NormalWeb"/>
                                <w:pPrChange w:id="253" w:author="Ece Öztürk" w:date="2018-02-16T10:22:00Z">
                                  <w:pPr>
                                    <w:pStyle w:val="NormalWeb"/>
                                    <w:kinsoku w:val="0"/>
                                    <w:overflowPunct w:val="0"/>
                                    <w:spacing w:before="0" w:beforeAutospacing="0" w:after="0" w:afterAutospacing="0"/>
                                    <w:textAlignment w:val="baseline"/>
                                  </w:pPr>
                                </w:pPrChange>
                              </w:pPr>
                              <w:r w:rsidRPr="0053793C">
                                <w:t>3. Run Conformance tests</w:t>
                              </w:r>
                            </w:p>
                          </w:txbxContent>
                        </wps:txbx>
                        <wps:bodyPr wrap="square" rtlCol="0">
                          <a:spAutoFit/>
                        </wps:bodyPr>
                      </wps:wsp>
                      <wps:wsp>
                        <wps:cNvPr id="44" name="Straight Arrow Connector 44"/>
                        <wps:cNvCnPr>
                          <a:stCxn id="21" idx="2"/>
                        </wps:cNvCnPr>
                        <wps:spPr bwMode="auto">
                          <a:xfrm>
                            <a:off x="3719907" y="1588779"/>
                            <a:ext cx="0" cy="511743"/>
                          </a:xfrm>
                          <a:prstGeom prst="straightConnector1">
                            <a:avLst/>
                          </a:prstGeom>
                          <a:solidFill>
                            <a:schemeClr val="accent1"/>
                          </a:solidFill>
                          <a:ln w="9525" cap="flat" cmpd="sng" algn="ctr">
                            <a:solidFill>
                              <a:schemeClr val="bg2"/>
                            </a:solidFill>
                            <a:prstDash val="solid"/>
                            <a:round/>
                            <a:headEnd type="none" w="med" len="med"/>
                            <a:tailEnd type="triangle"/>
                          </a:ln>
                          <a:effectLst/>
                        </wps:spPr>
                        <wps:bodyPr/>
                      </wps:wsp>
                      <wps:wsp>
                        <wps:cNvPr id="45" name="TextBox 37"/>
                        <wps:cNvSpPr txBox="1"/>
                        <wps:spPr>
                          <a:xfrm>
                            <a:off x="3711919" y="1602208"/>
                            <a:ext cx="2346325" cy="429895"/>
                          </a:xfrm>
                          <a:prstGeom prst="rect">
                            <a:avLst/>
                          </a:prstGeom>
                          <a:noFill/>
                        </wps:spPr>
                        <wps:txbx>
                          <w:txbxContent>
                            <w:p w14:paraId="107086DB" w14:textId="77777777" w:rsidR="00C15AB7" w:rsidRPr="0053793C" w:rsidRDefault="00C15AB7">
                              <w:pPr>
                                <w:pStyle w:val="NormalWeb"/>
                                <w:pPrChange w:id="254" w:author="Ece Öztürk" w:date="2018-02-16T10:22:00Z">
                                  <w:pPr>
                                    <w:pStyle w:val="NormalWeb"/>
                                    <w:kinsoku w:val="0"/>
                                    <w:overflowPunct w:val="0"/>
                                    <w:spacing w:before="0" w:beforeAutospacing="0" w:after="0" w:afterAutospacing="0"/>
                                    <w:textAlignment w:val="baseline"/>
                                  </w:pPr>
                                </w:pPrChange>
                              </w:pPr>
                              <w:r w:rsidRPr="0053793C">
                                <w:t>4. Results</w:t>
                              </w:r>
                            </w:p>
                          </w:txbxContent>
                        </wps:txbx>
                        <wps:bodyPr wrap="square" rtlCol="0">
                          <a:spAutoFit/>
                        </wps:bodyPr>
                      </wps:wsp>
                    </wpc:wpc>
                  </a:graphicData>
                </a:graphic>
              </wp:inline>
            </w:drawing>
          </mc:Choice>
          <mc:Fallback>
            <w:pict>
              <v:group w14:anchorId="0A35FAF7" id="Canvas 3" o:spid="_x0000_s1137" editas="canvas" style="width:501pt;height:281.75pt;mso-position-horizontal-relative:char;mso-position-vertical-relative:line" coordsize="63627,3577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8" type="#_x0000_t75" style="position:absolute;width:63627;height:35775;visibility:visible;mso-wrap-style:square">
                  <v:fill o:detectmouseclick="t"/>
                  <v:path o:connecttype="none"/>
                </v:shape>
                <v:shape id="Content Placeholder 4" o:spid="_x0000_s1139" type="#_x0000_t75" style="position:absolute;left:3;top:3695;width:18004;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">
                  <v:imagedata r:id="rId11" o:title=""/>
                </v:shape>
                <v:shape id="Content Placeholder 4" o:spid="_x0000_s1140" type="#_x0000_t75" style="position:absolute;left:28197;top:3695;width:18004;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">
                  <v:imagedata r:id="rId11" o:title=""/>
                </v:shape>
                <v:shape id="Straight Arrow Connector 22" o:spid="_x0000_s1141" type="#_x0000_t32" style="position:absolute;left:13719;top:9791;width:16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" filled="t" fillcolor="#5b9bd5 [3204]" strokecolor="#e7e6e6 [3214]">
                  <v:stroke startarrow="block" endarrow="block"/>
                </v:shape>
                <v:shape id="Picture 24" o:spid="_x0000_s1142" type="#_x0000_t75" style="position:absolute;left:30483;top:21005;width:10899;height:10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">
                  <v:imagedata r:id="rId12" o:title=""/>
                </v:shape>
                <v:shape id="TextBox 29" o:spid="_x0000_s1143" type="#_x0000_t202" style="position:absolute;left:854;top:2;width:19717;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3EA64B69" w14:textId="77777777" w:rsidR="00C15AB7" w:rsidRPr="0053793C" w:rsidRDefault="00C15AB7">
                        <w:pPr>
                          <w:pStyle w:val="NormalWeb"/>
                          <w:pPrChange w:id="255" w:author="Ece Öztürk" w:date="2018-02-16T10:22:00Z">
                            <w:pPr>
                              <w:pStyle w:val="NormalWeb"/>
                              <w:kinsoku w:val="0"/>
                              <w:overflowPunct w:val="0"/>
                              <w:spacing w:before="0" w:beforeAutospacing="0" w:after="0" w:afterAutospacing="0"/>
                              <w:textAlignment w:val="baseline"/>
                            </w:pPr>
                          </w:pPrChange>
                        </w:pPr>
                        <w:r>
                          <w:t>DASH Content (3</w:t>
                        </w:r>
                        <w:r w:rsidRPr="0053793C">
                          <w:t>)</w:t>
                        </w:r>
                      </w:p>
                    </w:txbxContent>
                  </v:textbox>
                </v:shape>
                <v:shape id="TextBox 30" o:spid="_x0000_s1144" type="#_x0000_t202" style="position:absolute;left:30564;top:535;width:17647;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1C77A6AC" w14:textId="77777777" w:rsidR="00C15AB7" w:rsidRPr="0053793C" w:rsidRDefault="00C15AB7">
                        <w:pPr>
                          <w:pStyle w:val="NormalWeb"/>
                          <w:pPrChange w:id="256" w:author="Ece Öztürk" w:date="2018-02-16T10:22:00Z">
                            <w:pPr>
                              <w:pStyle w:val="NormalWeb"/>
                              <w:kinsoku w:val="0"/>
                              <w:overflowPunct w:val="0"/>
                              <w:spacing w:before="0" w:beforeAutospacing="0" w:after="0" w:afterAutospacing="0"/>
                              <w:textAlignment w:val="baseline"/>
                            </w:pPr>
                          </w:pPrChange>
                        </w:pPr>
                        <w:r>
                          <w:t xml:space="preserve">Test Server </w:t>
                        </w:r>
                        <w:r w:rsidRPr="0053793C">
                          <w:t>(2)</w:t>
                        </w:r>
                      </w:p>
                    </w:txbxContent>
                  </v:textbox>
                </v:shape>
                <v:shape id="TextBox 31" o:spid="_x0000_s1145" type="#_x0000_t202" style="position:absolute;left:41345;top:24557;width:16523;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14:paraId="388CAF6F" w14:textId="77777777" w:rsidR="00C15AB7" w:rsidRPr="0053793C" w:rsidRDefault="00C15AB7">
                        <w:pPr>
                          <w:pStyle w:val="NormalWeb"/>
                          <w:pPrChange w:id="257" w:author="Ece Öztürk" w:date="2018-02-16T10:22:00Z">
                            <w:pPr>
                              <w:pStyle w:val="NormalWeb"/>
                              <w:kinsoku w:val="0"/>
                              <w:overflowPunct w:val="0"/>
                              <w:spacing w:before="0" w:beforeAutospacing="0" w:after="0" w:afterAutospacing="0"/>
                              <w:textAlignment w:val="baseline"/>
                            </w:pPr>
                          </w:pPrChange>
                        </w:pPr>
                        <w:r w:rsidRPr="0053793C">
                          <w:t>Tester</w:t>
                        </w:r>
                        <w:r>
                          <w:t xml:space="preserve"> (1)</w:t>
                        </w:r>
                      </w:p>
                    </w:txbxContent>
                  </v:textbox>
                </v:shape>
                <v:shape id="Straight Arrow Connector 40" o:spid="_x0000_s1146" type="#_x0000_t32" style="position:absolute;left:35932;top:15641;width:0;height:53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" filled="t" fillcolor="#5b9bd5 [3204]" strokecolor="#e7e6e6 [3214]">
                  <v:stroke endarrow="block"/>
                </v:shape>
                <v:shape id="TextBox 33" o:spid="_x0000_s1147" type="#_x0000_t202" style="position:absolute;left:13689;top:16442;width:23476;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2AE20409" w14:textId="77777777" w:rsidR="00C15AB7" w:rsidRPr="0053793C" w:rsidRDefault="00C15AB7">
                        <w:pPr>
                          <w:pStyle w:val="NormalWeb"/>
                          <w:pPrChange w:id="258" w:author="Ece Öztürk" w:date="2018-02-16T10:22:00Z">
                            <w:pPr>
                              <w:pStyle w:val="NormalWeb"/>
                              <w:kinsoku w:val="0"/>
                              <w:overflowPunct w:val="0"/>
                              <w:spacing w:before="0" w:beforeAutospacing="0" w:after="0" w:afterAutospacing="0"/>
                              <w:textAlignment w:val="baseline"/>
                            </w:pPr>
                          </w:pPrChange>
                        </w:pPr>
                        <w:r w:rsidRPr="0053793C">
                          <w:t>1. Test</w:t>
                        </w:r>
                        <w:r>
                          <w:t xml:space="preserve"> </w:t>
                        </w:r>
                        <w:r w:rsidRPr="0053793C">
                          <w:t>Request</w:t>
                        </w:r>
                        <w:r>
                          <w:t xml:space="preserve"> </w:t>
                        </w:r>
                        <w:r w:rsidRPr="0053793C">
                          <w:t>(</w:t>
                        </w:r>
                        <w:r>
                          <w:t>MPD</w:t>
                        </w:r>
                        <w:r w:rsidRPr="0053793C">
                          <w:t>)</w:t>
                        </w:r>
                      </w:p>
                    </w:txbxContent>
                  </v:textbox>
                </v:shape>
                <v:shape id="TextBox 34" o:spid="_x0000_s1148" type="#_x0000_t202" style="position:absolute;left:13893;top:5249;width:16923;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0A102A14" w14:textId="77777777" w:rsidR="00C15AB7" w:rsidRPr="0053793C" w:rsidRDefault="00C15AB7">
                        <w:pPr>
                          <w:pStyle w:val="NormalWeb"/>
                          <w:pPrChange w:id="259" w:author="Ece Öztürk" w:date="2018-02-16T10:22:00Z">
                            <w:pPr>
                              <w:pStyle w:val="NormalWeb"/>
                              <w:kinsoku w:val="0"/>
                              <w:overflowPunct w:val="0"/>
                              <w:spacing w:before="0" w:beforeAutospacing="0" w:after="0" w:afterAutospacing="0"/>
                              <w:textAlignment w:val="baseline"/>
                            </w:pPr>
                          </w:pPrChange>
                        </w:pPr>
                        <w:r>
                          <w:t>2. Request</w:t>
                        </w:r>
                        <w:r w:rsidRPr="0053793C">
                          <w:t xml:space="preserve"> content</w:t>
                        </w:r>
                      </w:p>
                    </w:txbxContent>
                  </v:textbox>
                </v:shape>
                <v:shape id="TextBox 35" o:spid="_x0000_s1149" type="#_x0000_t202" style="position:absolute;left:41235;top:7018;width:21958;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style="mso-fit-shape-to-text:t">
                    <w:txbxContent>
                      <w:p w14:paraId="710FE247" w14:textId="77777777" w:rsidR="00C15AB7" w:rsidRPr="0053793C" w:rsidRDefault="00C15AB7">
                        <w:pPr>
                          <w:pStyle w:val="NormalWeb"/>
                          <w:pPrChange w:id="260" w:author="Ece Öztürk" w:date="2018-02-16T10:22:00Z">
                            <w:pPr>
                              <w:pStyle w:val="NormalWeb"/>
                              <w:kinsoku w:val="0"/>
                              <w:overflowPunct w:val="0"/>
                              <w:spacing w:before="0" w:beforeAutospacing="0" w:after="0" w:afterAutospacing="0"/>
                              <w:textAlignment w:val="baseline"/>
                            </w:pPr>
                          </w:pPrChange>
                        </w:pPr>
                        <w:r w:rsidRPr="0053793C">
                          <w:t>3. Run Conformance tests</w:t>
                        </w:r>
                      </w:p>
                    </w:txbxContent>
                  </v:textbox>
                </v:shape>
                <v:shape id="Straight Arrow Connector 44" o:spid="_x0000_s1150" type="#_x0000_t32" style="position:absolute;left:37199;top:15887;width:0;height:5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" filled="t" fillcolor="#5b9bd5 [3204]" strokecolor="#e7e6e6 [3214]">
                  <v:stroke endarrow="block"/>
                </v:shape>
                <v:shape id="TextBox 37" o:spid="_x0000_s1151" type="#_x0000_t202" style="position:absolute;left:37119;top:16022;width:23463;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107086DB" w14:textId="77777777" w:rsidR="00C15AB7" w:rsidRPr="0053793C" w:rsidRDefault="00C15AB7">
                        <w:pPr>
                          <w:pStyle w:val="NormalWeb"/>
                          <w:pPrChange w:id="261" w:author="Ece Öztürk" w:date="2018-02-16T10:22:00Z">
                            <w:pPr>
                              <w:pStyle w:val="NormalWeb"/>
                              <w:kinsoku w:val="0"/>
                              <w:overflowPunct w:val="0"/>
                              <w:spacing w:before="0" w:beforeAutospacing="0" w:after="0" w:afterAutospacing="0"/>
                              <w:textAlignment w:val="baseline"/>
                            </w:pPr>
                          </w:pPrChange>
                        </w:pPr>
                        <w:r w:rsidRPr="0053793C">
                          <w:t>4. Results</w:t>
                        </w:r>
                      </w:p>
                    </w:txbxContent>
                  </v:textbox>
                </v:shape>
                <w10:anchorlock/>
              </v:group>
            </w:pict>
          </mc:Fallback>
        </mc:AlternateContent>
      </w:r>
    </w:p>
    <w:p w14:paraId="79ACB7FB" w14:textId="2A0F7318" w:rsidR="00FC7D1E" w:rsidRDefault="00FC7D1E" w:rsidP="0034535D">
      <w:pPr>
        <w:pStyle w:val="Caption"/>
      </w:pPr>
      <w:r>
        <w:t xml:space="preserve">Figure </w:t>
      </w:r>
      <w:r w:rsidR="00E93B43">
        <w:fldChar w:fldCharType="begin"/>
      </w:r>
      <w:r w:rsidR="00E93B43">
        <w:instrText xml:space="preserve"> SEQ Figure \* ARABIC </w:instrText>
      </w:r>
      <w:r w:rsidR="00E93B43">
        <w:fldChar w:fldCharType="separate"/>
      </w:r>
      <w:r w:rsidR="0034535D">
        <w:rPr>
          <w:noProof/>
        </w:rPr>
        <w:t>3</w:t>
      </w:r>
      <w:r w:rsidR="00E93B43">
        <w:rPr>
          <w:noProof/>
        </w:rPr>
        <w:fldChar w:fldCharType="end"/>
      </w:r>
      <w:r>
        <w:t>: Functional block diagram of realization architecture</w:t>
      </w:r>
    </w:p>
    <w:p w14:paraId="721B1B15" w14:textId="4E797CDA" w:rsidR="004702D2" w:rsidRDefault="004702D2">
      <w:pPr>
        <w:rPr>
          <w:ins w:id="262" w:author="Ece Öztürk" w:date="2018-02-16T10:15:00Z"/>
        </w:rPr>
      </w:pPr>
    </w:p>
    <w:p w14:paraId="25B7A8CA" w14:textId="20A6429F" w:rsidR="0020421F" w:rsidRDefault="007C08F3" w:rsidP="00567A60">
      <w:pPr>
        <w:rPr>
          <w:ins w:id="263" w:author="Ece Öztürk" w:date="2018-02-16T10:39:00Z"/>
        </w:rPr>
      </w:pPr>
      <w:ins w:id="264" w:author="Ece Öztürk" w:date="2018-02-16T10:38:00Z">
        <w:r>
          <w:t>Figure 4 and Figure 5 show detailed functional diagram of MP</w:t>
        </w:r>
      </w:ins>
      <w:ins w:id="265" w:author="Ece Öztürk" w:date="2018-02-16T10:39:00Z">
        <w:r>
          <w:t xml:space="preserve">EG </w:t>
        </w:r>
      </w:ins>
      <w:ins w:id="266" w:author="Ece Öztürk" w:date="2018-02-16T10:38:00Z">
        <w:r>
          <w:t>DASH</w:t>
        </w:r>
      </w:ins>
      <w:ins w:id="267" w:author="Ece Öztürk" w:date="2018-02-16T10:39:00Z">
        <w:r>
          <w:t xml:space="preserve"> conformance software and its CMAF conformance extension, respectively. </w:t>
        </w:r>
      </w:ins>
    </w:p>
    <w:p w14:paraId="255690C0" w14:textId="77777777" w:rsidR="006352B9" w:rsidRDefault="006352B9"/>
    <w:p w14:paraId="14EADB0F" w14:textId="77777777" w:rsidR="0020471A" w:rsidRDefault="0020471A">
      <w:pPr>
        <w:pStyle w:val="Heading3"/>
        <w:pPrChange w:id="268" w:author="Ece Öztürk" w:date="2018-02-16T10:22:00Z">
          <w:pPr>
            <w:pStyle w:val="Heading3"/>
            <w:numPr>
              <w:numId w:val="1"/>
            </w:numPr>
          </w:pPr>
        </w:pPrChange>
      </w:pPr>
      <w:r>
        <w:t>Test Server</w:t>
      </w:r>
    </w:p>
    <w:p w14:paraId="10E28D9E" w14:textId="77777777" w:rsidR="0020471A" w:rsidRDefault="0020471A">
      <w:r>
        <w:t>Linux/Windows based Web server</w:t>
      </w:r>
    </w:p>
    <w:p w14:paraId="5E5F9E98" w14:textId="77777777" w:rsidR="0020471A" w:rsidRDefault="0020471A">
      <w:r>
        <w:t xml:space="preserve">Frontend code: </w:t>
      </w:r>
      <w:r w:rsidRPr="00DC720B">
        <w:t>https://github.com/Dash-Industry-Forum/Conformance-Software</w:t>
      </w:r>
    </w:p>
    <w:p w14:paraId="15540FE7" w14:textId="77777777" w:rsidR="00600557" w:rsidRPr="00600557" w:rsidDel="006F154C" w:rsidRDefault="0020471A">
      <w:pPr>
        <w:rPr>
          <w:del w:id="269" w:author="Ece Öztürk" w:date="2018-02-16T10:07:00Z"/>
          <w:color w:val="0000FF"/>
          <w:u w:val="single"/>
        </w:rPr>
      </w:pPr>
      <w:r>
        <w:t xml:space="preserve">Backend code: </w:t>
      </w:r>
      <w:hyperlink r:id="rId13" w:history="1">
        <w:r w:rsidRPr="00DB4808">
          <w:rPr>
            <w:rStyle w:val="Hyperlink"/>
          </w:rPr>
          <w:t>https://github.com/Dash-Industry-Forum/Conformance-and-reference-source</w:t>
        </w:r>
      </w:hyperlink>
    </w:p>
    <w:p w14:paraId="5922A276" w14:textId="77777777" w:rsidR="0068110D" w:rsidRDefault="0068110D">
      <w:pPr>
        <w:rPr>
          <w:ins w:id="270" w:author="Ece Öztürk" w:date="2018-02-16T10:05:00Z"/>
        </w:rPr>
        <w:sectPr w:rsidR="0068110D" w:rsidSect="00693977">
          <w:footerReference w:type="default" r:id="rId14"/>
          <w:pgSz w:w="12240" w:h="15840"/>
          <w:pgMar w:top="1440" w:right="1440" w:bottom="1440" w:left="1440" w:header="720" w:footer="0" w:gutter="0"/>
          <w:pgNumType w:start="1"/>
          <w:cols w:space="720"/>
          <w:docGrid w:linePitch="360"/>
        </w:sectPr>
      </w:pPr>
    </w:p>
    <w:p w14:paraId="7EC5950C" w14:textId="77777777" w:rsidR="00286A2E" w:rsidRDefault="001855D9">
      <w:pPr>
        <w:rPr>
          <w:ins w:id="283" w:author="Ece Öztürk" w:date="2018-02-16T10:12:00Z"/>
        </w:rPr>
      </w:pPr>
      <w:ins w:id="284" w:author="Ece Öztürk" w:date="2018-02-16T10:05:00Z">
        <w:r>
          <w:rPr>
            <w:noProof/>
          </w:rPr>
          <w:lastRenderedPageBreak/>
          <w:drawing>
            <wp:inline distT="0" distB="0" distL="0" distR="0" wp14:anchorId="1BED2C6C" wp14:editId="3D831F67">
              <wp:extent cx="8229600" cy="29908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2990850"/>
                      </a:xfrm>
                      <a:prstGeom prst="rect">
                        <a:avLst/>
                      </a:prstGeom>
                    </pic:spPr>
                  </pic:pic>
                </a:graphicData>
              </a:graphic>
            </wp:inline>
          </w:drawing>
        </w:r>
      </w:ins>
    </w:p>
    <w:p w14:paraId="2D699CD0" w14:textId="197D6E60" w:rsidR="00286A2E" w:rsidRPr="00286A2E" w:rsidRDefault="00286A2E">
      <w:pPr>
        <w:pStyle w:val="Caption"/>
        <w:jc w:val="center"/>
        <w:rPr>
          <w:ins w:id="285" w:author="Ece Öztürk" w:date="2018-02-16T10:07:00Z"/>
          <w:rPrChange w:id="286" w:author="Ece Öztürk" w:date="2018-02-16T10:12:00Z">
            <w:rPr>
              <w:ins w:id="287" w:author="Ece Öztürk" w:date="2018-02-16T10:07:00Z"/>
            </w:rPr>
          </w:rPrChange>
        </w:rPr>
        <w:pPrChange w:id="288" w:author="Ece Öztürk" w:date="2018-02-16T10:24:00Z">
          <w:pPr/>
        </w:pPrChange>
      </w:pPr>
      <w:ins w:id="289" w:author="Ece Öztürk" w:date="2018-02-16T10:12:00Z">
        <w:r>
          <w:t xml:space="preserve">Figure </w:t>
        </w:r>
      </w:ins>
      <w:ins w:id="290" w:author="Ece Öztürk" w:date="2018-02-16T10:17:00Z">
        <w:r w:rsidR="00810A07">
          <w:t>4</w:t>
        </w:r>
      </w:ins>
      <w:ins w:id="291" w:author="Ece Öztürk" w:date="2018-02-16T10:12:00Z">
        <w:r>
          <w:t>: Functional diagram of MPEG DASH conformance software tool</w:t>
        </w:r>
      </w:ins>
    </w:p>
    <w:p w14:paraId="1A6765DA" w14:textId="77777777" w:rsidR="006F154C" w:rsidRPr="00BF122D" w:rsidRDefault="006F154C">
      <w:pPr>
        <w:rPr>
          <w:ins w:id="292" w:author="Ece Öztürk" w:date="2018-02-16T10:07:00Z"/>
          <w:lang w:val="en-US"/>
        </w:rPr>
      </w:pPr>
    </w:p>
    <w:p w14:paraId="5554A0B2" w14:textId="77777777" w:rsidR="00286A2E" w:rsidRDefault="00286A2E">
      <w:pPr>
        <w:rPr>
          <w:ins w:id="293" w:author="Ece Öztürk" w:date="2018-02-16T10:12:00Z"/>
          <w:lang w:val="en-US"/>
        </w:rPr>
      </w:pPr>
    </w:p>
    <w:p w14:paraId="0BBB2B53" w14:textId="451BC4AB" w:rsidR="006F154C" w:rsidRPr="00CE2CCC" w:rsidRDefault="006F154C">
      <w:pPr>
        <w:rPr>
          <w:ins w:id="294" w:author="Ece Öztürk" w:date="2018-02-16T10:07:00Z"/>
          <w:lang w:val="en-US"/>
        </w:rPr>
      </w:pPr>
      <w:ins w:id="295" w:author="Ece Öztürk" w:date="2018-02-16T10:07:00Z">
        <w:r w:rsidRPr="00CE2CCC">
          <w:rPr>
            <w:lang w:val="en-US"/>
          </w:rPr>
          <w:t>The overall</w:t>
        </w:r>
        <w:r>
          <w:rPr>
            <w:lang w:val="en-US"/>
          </w:rPr>
          <w:t xml:space="preserve"> and detailed</w:t>
        </w:r>
        <w:r w:rsidRPr="00CE2CCC">
          <w:rPr>
            <w:lang w:val="en-US"/>
          </w:rPr>
          <w:t xml:space="preserve"> functional diagram for the </w:t>
        </w:r>
        <w:r>
          <w:rPr>
            <w:lang w:val="en-US"/>
          </w:rPr>
          <w:t xml:space="preserve">conformance </w:t>
        </w:r>
        <w:r w:rsidRPr="00CE2CCC">
          <w:rPr>
            <w:lang w:val="en-US"/>
          </w:rPr>
          <w:t>software</w:t>
        </w:r>
        <w:r>
          <w:rPr>
            <w:lang w:val="en-US"/>
          </w:rPr>
          <w:t xml:space="preserve"> tool</w:t>
        </w:r>
        <w:r w:rsidRPr="00CE2CCC">
          <w:rPr>
            <w:lang w:val="en-US"/>
          </w:rPr>
          <w:t xml:space="preserve"> is provided in Figure </w:t>
        </w:r>
        <w:r>
          <w:rPr>
            <w:lang w:val="en-US"/>
          </w:rPr>
          <w:t>4</w:t>
        </w:r>
        <w:r w:rsidRPr="00CE2CCC">
          <w:rPr>
            <w:lang w:val="en-US"/>
          </w:rPr>
          <w:t>.</w:t>
        </w:r>
      </w:ins>
    </w:p>
    <w:p w14:paraId="2679BB70" w14:textId="77777777" w:rsidR="006F154C" w:rsidRPr="00567A60" w:rsidRDefault="006F154C">
      <w:pPr>
        <w:pStyle w:val="ListParagraph"/>
        <w:numPr>
          <w:ilvl w:val="0"/>
          <w:numId w:val="10"/>
        </w:numPr>
        <w:rPr>
          <w:ins w:id="296" w:author="Ece Öztürk" w:date="2018-02-16T10:07:00Z"/>
          <w:lang w:val="en-US"/>
        </w:rPr>
        <w:pPrChange w:id="297" w:author="Ece Öztürk" w:date="2018-02-16T10:22:00Z">
          <w:pPr>
            <w:numPr>
              <w:numId w:val="10"/>
            </w:numPr>
            <w:ind w:left="720" w:hanging="360"/>
          </w:pPr>
        </w:pPrChange>
      </w:pPr>
      <w:ins w:id="298" w:author="Ece Öztürk" w:date="2018-02-16T10:07:00Z">
        <w:r w:rsidRPr="00567A60">
          <w:rPr>
            <w:lang w:val="en-US"/>
          </w:rPr>
          <w:t>Client accesses the conformance software web interface from a preferred web browser and either uploads the MPD or inputs the MPD URL. Thereafter, the client waits for the information regarding the progress and results.</w:t>
        </w:r>
      </w:ins>
    </w:p>
    <w:p w14:paraId="27187894" w14:textId="77777777" w:rsidR="006F154C" w:rsidRPr="00567A60" w:rsidRDefault="006F154C">
      <w:pPr>
        <w:pStyle w:val="ListParagraph"/>
        <w:numPr>
          <w:ilvl w:val="0"/>
          <w:numId w:val="10"/>
        </w:numPr>
        <w:rPr>
          <w:ins w:id="299" w:author="Ece Öztürk" w:date="2018-02-16T10:07:00Z"/>
          <w:lang w:val="en-US"/>
        </w:rPr>
        <w:pPrChange w:id="300" w:author="Ece Öztürk" w:date="2018-02-16T10:22:00Z">
          <w:pPr>
            <w:numPr>
              <w:numId w:val="10"/>
            </w:numPr>
            <w:ind w:left="720" w:hanging="360"/>
          </w:pPr>
        </w:pPrChange>
      </w:pPr>
      <w:ins w:id="301" w:author="Ece Öztürk" w:date="2018-02-16T10:07:00Z">
        <w:r w:rsidRPr="00567A60">
          <w:rPr>
            <w:lang w:val="en-US"/>
          </w:rPr>
          <w:t>Conformance software loads the uploaded MPD or fetches it from the provided MPD URL.</w:t>
        </w:r>
      </w:ins>
    </w:p>
    <w:p w14:paraId="70D684C7" w14:textId="77777777" w:rsidR="006F154C" w:rsidRPr="00567A60" w:rsidRDefault="006F154C">
      <w:pPr>
        <w:pStyle w:val="ListParagraph"/>
        <w:numPr>
          <w:ilvl w:val="0"/>
          <w:numId w:val="10"/>
        </w:numPr>
        <w:rPr>
          <w:ins w:id="302" w:author="Ece Öztürk" w:date="2018-02-16T10:07:00Z"/>
          <w:lang w:val="en-US"/>
        </w:rPr>
        <w:pPrChange w:id="303" w:author="Ece Öztürk" w:date="2018-02-16T10:22:00Z">
          <w:pPr>
            <w:numPr>
              <w:numId w:val="10"/>
            </w:numPr>
            <w:ind w:left="720" w:hanging="360"/>
          </w:pPr>
        </w:pPrChange>
      </w:pPr>
      <w:ins w:id="304" w:author="Ece Öztürk" w:date="2018-02-16T10:07:00Z">
        <w:r w:rsidRPr="00567A60">
          <w:rPr>
            <w:lang w:val="en-US"/>
          </w:rPr>
          <w:t>MPD, MPD schema and schematron validation is performed. Error file is generated for client/side reporting.</w:t>
        </w:r>
      </w:ins>
    </w:p>
    <w:p w14:paraId="70B0BD47" w14:textId="77777777" w:rsidR="006F154C" w:rsidRPr="00567A60" w:rsidRDefault="006F154C">
      <w:pPr>
        <w:pStyle w:val="ListParagraph"/>
        <w:numPr>
          <w:ilvl w:val="0"/>
          <w:numId w:val="10"/>
        </w:numPr>
        <w:rPr>
          <w:ins w:id="305" w:author="Ece Öztürk" w:date="2018-02-16T10:07:00Z"/>
          <w:lang w:val="en-US"/>
        </w:rPr>
        <w:pPrChange w:id="306" w:author="Ece Öztürk" w:date="2018-02-16T10:22:00Z">
          <w:pPr>
            <w:numPr>
              <w:numId w:val="10"/>
            </w:numPr>
            <w:ind w:left="720" w:hanging="360"/>
          </w:pPr>
        </w:pPrChange>
      </w:pPr>
      <w:ins w:id="307" w:author="Ece Öztürk" w:date="2018-02-16T10:07:00Z">
        <w:r w:rsidRPr="00567A60">
          <w:rPr>
            <w:lang w:val="en-US"/>
          </w:rPr>
          <w:t>Unless otherwise stated, initialization segment and media segments are fetched from the content server and stored in a local cache.</w:t>
        </w:r>
      </w:ins>
    </w:p>
    <w:p w14:paraId="475A37B7" w14:textId="77777777" w:rsidR="006F154C" w:rsidRPr="00567A60" w:rsidRDefault="006F154C">
      <w:pPr>
        <w:pStyle w:val="ListParagraph"/>
        <w:numPr>
          <w:ilvl w:val="0"/>
          <w:numId w:val="10"/>
        </w:numPr>
        <w:rPr>
          <w:ins w:id="308" w:author="Ece Öztürk" w:date="2018-02-16T10:07:00Z"/>
          <w:lang w:val="en-US"/>
        </w:rPr>
        <w:pPrChange w:id="309" w:author="Ece Öztürk" w:date="2018-02-16T10:22:00Z">
          <w:pPr>
            <w:numPr>
              <w:numId w:val="10"/>
            </w:numPr>
            <w:ind w:left="720" w:hanging="360"/>
          </w:pPr>
        </w:pPrChange>
      </w:pPr>
      <w:ins w:id="310" w:author="Ece Öztürk" w:date="2018-02-16T10:07:00Z">
        <w:r w:rsidRPr="00567A60">
          <w:rPr>
            <w:lang w:val="en-US"/>
          </w:rPr>
          <w:t>Corresponding MPD information specific flags along with the segments are passed to the segment validation software binary executable, in which ISO-BMFF validation, general MPEG DASH segment rules and MPD information specific segment rules are performed. Error file and information files are generated for client-side reporting.</w:t>
        </w:r>
      </w:ins>
    </w:p>
    <w:p w14:paraId="6B18491C" w14:textId="77777777" w:rsidR="006F154C" w:rsidRPr="00567A60" w:rsidRDefault="006F154C">
      <w:pPr>
        <w:pStyle w:val="ListParagraph"/>
        <w:numPr>
          <w:ilvl w:val="0"/>
          <w:numId w:val="10"/>
        </w:numPr>
        <w:rPr>
          <w:ins w:id="311" w:author="Ece Öztürk" w:date="2018-02-16T10:07:00Z"/>
          <w:lang w:val="en-US"/>
        </w:rPr>
        <w:pPrChange w:id="312" w:author="Ece Öztürk" w:date="2018-02-16T10:22:00Z">
          <w:pPr>
            <w:numPr>
              <w:numId w:val="10"/>
            </w:numPr>
            <w:ind w:left="720" w:hanging="360"/>
          </w:pPr>
        </w:pPrChange>
      </w:pPr>
      <w:ins w:id="313" w:author="Ece Öztürk" w:date="2018-02-16T10:07:00Z">
        <w:r w:rsidRPr="00567A60">
          <w:rPr>
            <w:lang w:val="en-US"/>
          </w:rPr>
          <w:t>Information files generated by the segment validation software is then used for cross representation validation checks. Error file is generated for client-side reporting.</w:t>
        </w:r>
      </w:ins>
    </w:p>
    <w:p w14:paraId="2BA9A1B5" w14:textId="145D08D2" w:rsidR="008A2BF3" w:rsidRPr="00567A60" w:rsidRDefault="006F154C">
      <w:pPr>
        <w:pStyle w:val="ListParagraph"/>
        <w:numPr>
          <w:ilvl w:val="0"/>
          <w:numId w:val="10"/>
        </w:numPr>
        <w:rPr>
          <w:ins w:id="314" w:author="Ece Öztürk" w:date="2018-02-16T10:19:00Z"/>
          <w:lang w:val="en-US"/>
        </w:rPr>
        <w:pPrChange w:id="315" w:author="Ece Öztürk" w:date="2018-02-16T10:22:00Z">
          <w:pPr>
            <w:numPr>
              <w:numId w:val="10"/>
            </w:numPr>
            <w:ind w:left="720" w:hanging="360"/>
          </w:pPr>
        </w:pPrChange>
      </w:pPr>
      <w:ins w:id="316" w:author="Ece Öztürk" w:date="2018-02-16T10:07:00Z">
        <w:r w:rsidRPr="00567A60">
          <w:rPr>
            <w:lang w:val="en-US"/>
          </w:rPr>
          <w:t>If no errors are found in any of the abovementioned processes, then the provided MPD and the segments are validated to be conformant to the MPEG DASH stand</w:t>
        </w:r>
      </w:ins>
      <w:ins w:id="317" w:author="Ece Öztürk" w:date="2018-02-16T10:09:00Z">
        <w:r w:rsidRPr="00567A60">
          <w:rPr>
            <w:lang w:val="en-US"/>
          </w:rPr>
          <w:t>a</w:t>
        </w:r>
      </w:ins>
      <w:ins w:id="318" w:author="Ece Öztürk" w:date="2018-02-16T10:11:00Z">
        <w:r w:rsidRPr="00567A60">
          <w:rPr>
            <w:lang w:val="en-US"/>
          </w:rPr>
          <w:t>rd</w:t>
        </w:r>
      </w:ins>
      <w:ins w:id="319" w:author="Ece Öztürk" w:date="2018-02-16T10:18:00Z">
        <w:r w:rsidR="003248B0" w:rsidRPr="00567A60">
          <w:rPr>
            <w:lang w:val="en-US"/>
          </w:rPr>
          <w:t>.</w:t>
        </w:r>
      </w:ins>
    </w:p>
    <w:p w14:paraId="50281DBB" w14:textId="77777777" w:rsidR="008A2BF3" w:rsidRDefault="008A2BF3">
      <w:pPr>
        <w:rPr>
          <w:ins w:id="320" w:author="Ece Öztürk" w:date="2018-02-16T10:19:00Z"/>
          <w:lang w:val="en-US"/>
        </w:rPr>
      </w:pPr>
      <w:ins w:id="321" w:author="Ece Öztürk" w:date="2018-02-16T10:19:00Z">
        <w:r>
          <w:rPr>
            <w:lang w:val="en-US"/>
          </w:rPr>
          <w:br w:type="page"/>
        </w:r>
      </w:ins>
    </w:p>
    <w:p w14:paraId="79172B45" w14:textId="77777777" w:rsidR="008F40C6" w:rsidRDefault="00567A60">
      <w:pPr>
        <w:keepNext/>
        <w:rPr>
          <w:ins w:id="322" w:author="Ece Öztürk" w:date="2018-02-16T10:24:00Z"/>
        </w:rPr>
        <w:pPrChange w:id="323" w:author="Ece Öztürk" w:date="2018-02-16T10:24:00Z">
          <w:pPr/>
        </w:pPrChange>
      </w:pPr>
      <w:ins w:id="324" w:author="Ece Öztürk" w:date="2018-02-16T10:21:00Z">
        <w:r>
          <w:rPr>
            <w:noProof/>
          </w:rPr>
          <w:lastRenderedPageBreak/>
          <w:drawing>
            <wp:inline distT="0" distB="0" distL="0" distR="0" wp14:anchorId="20E46ABD" wp14:editId="0A9EE9BE">
              <wp:extent cx="8229600" cy="3411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3411220"/>
                      </a:xfrm>
                      <a:prstGeom prst="rect">
                        <a:avLst/>
                      </a:prstGeom>
                    </pic:spPr>
                  </pic:pic>
                </a:graphicData>
              </a:graphic>
            </wp:inline>
          </w:drawing>
        </w:r>
      </w:ins>
    </w:p>
    <w:p w14:paraId="67AA892A" w14:textId="0D5985D4" w:rsidR="008A2BF3" w:rsidRDefault="008F40C6">
      <w:pPr>
        <w:pStyle w:val="Caption"/>
        <w:jc w:val="center"/>
        <w:rPr>
          <w:ins w:id="325" w:author="Ece Öztürk" w:date="2018-02-16T10:21:00Z"/>
          <w:lang w:val="en-US"/>
        </w:rPr>
        <w:pPrChange w:id="326" w:author="Ece Öztürk" w:date="2018-02-16T10:24:00Z">
          <w:pPr/>
        </w:pPrChange>
      </w:pPr>
      <w:ins w:id="327" w:author="Ece Öztürk" w:date="2018-02-16T10:24:00Z">
        <w:r>
          <w:t>Figure 5: Functional diagram of conformance software tool with CMAF conformance extension</w:t>
        </w:r>
      </w:ins>
    </w:p>
    <w:p w14:paraId="18A887AC" w14:textId="1646D136" w:rsidR="00567A60" w:rsidRDefault="00567A60">
      <w:pPr>
        <w:rPr>
          <w:ins w:id="328" w:author="Ece Öztürk" w:date="2018-02-16T10:21:00Z"/>
          <w:lang w:val="en-US"/>
        </w:rPr>
      </w:pPr>
    </w:p>
    <w:p w14:paraId="7C08A348" w14:textId="77777777" w:rsidR="008F40C6" w:rsidRDefault="008F40C6" w:rsidP="00567A60">
      <w:pPr>
        <w:rPr>
          <w:ins w:id="329" w:author="Ece Öztürk" w:date="2018-02-16T10:23:00Z"/>
          <w:lang w:val="en-US"/>
        </w:rPr>
      </w:pPr>
    </w:p>
    <w:p w14:paraId="4D97C456" w14:textId="66D65BBF" w:rsidR="00567A60" w:rsidRPr="00567A60" w:rsidRDefault="00567A60">
      <w:pPr>
        <w:rPr>
          <w:ins w:id="330" w:author="Ece Öztürk" w:date="2018-02-16T10:22:00Z"/>
          <w:lang w:val="en-US"/>
        </w:rPr>
      </w:pPr>
      <w:ins w:id="331" w:author="Ece Öztürk" w:date="2018-02-16T10:22:00Z">
        <w:r w:rsidRPr="00567A60">
          <w:rPr>
            <w:lang w:val="en-US"/>
          </w:rPr>
          <w:t xml:space="preserve">The </w:t>
        </w:r>
      </w:ins>
      <w:ins w:id="332" w:author="Ece Öztürk" w:date="2018-02-16T10:23:00Z">
        <w:r w:rsidR="005155A9">
          <w:rPr>
            <w:lang w:val="en-US"/>
          </w:rPr>
          <w:t xml:space="preserve">overall and more detailed </w:t>
        </w:r>
      </w:ins>
      <w:ins w:id="333" w:author="Ece Öztürk" w:date="2018-02-16T10:22:00Z">
        <w:r w:rsidRPr="00567A60">
          <w:rPr>
            <w:lang w:val="en-US"/>
          </w:rPr>
          <w:t>functional diagram</w:t>
        </w:r>
      </w:ins>
      <w:ins w:id="334" w:author="Ece Öztürk" w:date="2018-02-16T10:23:00Z">
        <w:r w:rsidR="005155A9">
          <w:rPr>
            <w:lang w:val="en-US"/>
          </w:rPr>
          <w:t xml:space="preserve"> of the conformance software tool extended with CMAF conformance</w:t>
        </w:r>
      </w:ins>
      <w:ins w:id="335" w:author="Ece Öztürk" w:date="2018-02-16T10:22:00Z">
        <w:r w:rsidRPr="00567A60">
          <w:rPr>
            <w:lang w:val="en-US"/>
          </w:rPr>
          <w:t xml:space="preserve"> </w:t>
        </w:r>
      </w:ins>
      <w:ins w:id="336" w:author="Ece Öztürk" w:date="2018-02-16T11:06:00Z">
        <w:r w:rsidR="00343C19">
          <w:rPr>
            <w:lang w:val="en-US"/>
          </w:rPr>
          <w:t xml:space="preserve">(red parts) </w:t>
        </w:r>
      </w:ins>
      <w:ins w:id="337" w:author="Ece Öztürk" w:date="2018-02-16T10:22:00Z">
        <w:r w:rsidRPr="00567A60">
          <w:rPr>
            <w:lang w:val="en-US"/>
          </w:rPr>
          <w:t xml:space="preserve">is as shown in Figure </w:t>
        </w:r>
      </w:ins>
      <w:ins w:id="338" w:author="Ece Öztürk" w:date="2018-02-16T10:25:00Z">
        <w:r w:rsidR="00702F18">
          <w:rPr>
            <w:lang w:val="en-US"/>
          </w:rPr>
          <w:t>5</w:t>
        </w:r>
      </w:ins>
      <w:ins w:id="339" w:author="Ece Öztürk" w:date="2018-02-16T10:22:00Z">
        <w:r w:rsidRPr="00567A60">
          <w:rPr>
            <w:lang w:val="en-US"/>
          </w:rPr>
          <w:t>.</w:t>
        </w:r>
      </w:ins>
    </w:p>
    <w:p w14:paraId="108DB2B2" w14:textId="77777777" w:rsidR="00567A60" w:rsidRDefault="00567A60" w:rsidP="00567A60">
      <w:pPr>
        <w:pStyle w:val="ListParagraph"/>
        <w:numPr>
          <w:ilvl w:val="0"/>
          <w:numId w:val="11"/>
        </w:numPr>
        <w:rPr>
          <w:ins w:id="340" w:author="Ece Öztürk" w:date="2018-02-16T10:22:00Z"/>
          <w:lang w:val="en-US"/>
        </w:rPr>
      </w:pPr>
      <w:ins w:id="341" w:author="Ece Öztürk" w:date="2018-02-16T10:22:00Z">
        <w:r w:rsidRPr="00567A60">
          <w:rPr>
            <w:lang w:val="en-US"/>
          </w:rPr>
          <w:t>Via the defined interface, CMAF extension takes the local location of the fetched segments and the flags that enable the ISO-BMFF checks as input from the MPEG DASH conformance part.</w:t>
        </w:r>
      </w:ins>
    </w:p>
    <w:p w14:paraId="209E0D01" w14:textId="77777777" w:rsidR="00567A60" w:rsidRDefault="00567A60" w:rsidP="00567A60">
      <w:pPr>
        <w:pStyle w:val="ListParagraph"/>
        <w:numPr>
          <w:ilvl w:val="0"/>
          <w:numId w:val="11"/>
        </w:numPr>
        <w:rPr>
          <w:ins w:id="342" w:author="Ece Öztürk" w:date="2018-02-16T10:22:00Z"/>
          <w:lang w:val="en-US"/>
        </w:rPr>
      </w:pPr>
      <w:ins w:id="343" w:author="Ece Öztürk" w:date="2018-02-16T10:22:00Z">
        <w:r w:rsidRPr="00567A60">
          <w:rPr>
            <w:lang w:val="en-US"/>
          </w:rPr>
          <w:t>The above input along with additional CMAF flags are passed to the segment validation software binary executable, in which ISO-BMFF validation and CMAF conformance checks are performed. Information file about the segment box structure is generated for each switching set for further cross checks. Error file is generated for client-side reporting.</w:t>
        </w:r>
      </w:ins>
    </w:p>
    <w:p w14:paraId="19FF8C5C" w14:textId="77777777" w:rsidR="00567A60" w:rsidRDefault="00567A60" w:rsidP="00567A60">
      <w:pPr>
        <w:pStyle w:val="ListParagraph"/>
        <w:numPr>
          <w:ilvl w:val="0"/>
          <w:numId w:val="11"/>
        </w:numPr>
        <w:rPr>
          <w:ins w:id="344" w:author="Ece Öztürk" w:date="2018-02-16T10:22:00Z"/>
          <w:lang w:val="en-US"/>
        </w:rPr>
      </w:pPr>
      <w:ins w:id="345" w:author="Ece Öztürk" w:date="2018-02-16T10:22:00Z">
        <w:r w:rsidRPr="00567A60">
          <w:rPr>
            <w:lang w:val="en-US"/>
          </w:rPr>
          <w:t>Information files generated by the segment validation software is then used for validation checks about switching sets within selection sets, selection sets and presentations. Error file is generated for client-side reporting.</w:t>
        </w:r>
      </w:ins>
    </w:p>
    <w:p w14:paraId="35D4B360" w14:textId="63C1B9BE" w:rsidR="00567A60" w:rsidRPr="00567A60" w:rsidRDefault="00567A60">
      <w:pPr>
        <w:pStyle w:val="ListParagraph"/>
        <w:numPr>
          <w:ilvl w:val="0"/>
          <w:numId w:val="11"/>
        </w:numPr>
        <w:rPr>
          <w:ins w:id="346" w:author="Ece Öztürk" w:date="2018-02-16T10:19:00Z"/>
          <w:lang w:val="en-US"/>
        </w:rPr>
        <w:pPrChange w:id="347" w:author="Ece Öztürk" w:date="2018-02-16T10:22:00Z">
          <w:pPr>
            <w:numPr>
              <w:numId w:val="10"/>
            </w:numPr>
            <w:ind w:left="720" w:hanging="360"/>
          </w:pPr>
        </w:pPrChange>
      </w:pPr>
      <w:ins w:id="348" w:author="Ece Öztürk" w:date="2018-02-16T10:22:00Z">
        <w:r w:rsidRPr="00567A60">
          <w:rPr>
            <w:lang w:val="en-US"/>
          </w:rPr>
          <w:t>If no errors are found in any of the abovementioned processes, then the provided MPD and the segments are validated to be conformant to the MPEG DASH standards.</w:t>
        </w:r>
      </w:ins>
    </w:p>
    <w:p w14:paraId="5D1031CA" w14:textId="77777777" w:rsidR="008A2BF3" w:rsidRDefault="008A2BF3">
      <w:pPr>
        <w:rPr>
          <w:ins w:id="349" w:author="Ece Öztürk" w:date="2018-02-16T10:19:00Z"/>
          <w:lang w:val="en-US"/>
        </w:rPr>
      </w:pPr>
      <w:ins w:id="350" w:author="Ece Öztürk" w:date="2018-02-16T10:19:00Z">
        <w:r>
          <w:rPr>
            <w:lang w:val="en-US"/>
          </w:rPr>
          <w:br w:type="page"/>
        </w:r>
      </w:ins>
    </w:p>
    <w:p w14:paraId="39B4C939" w14:textId="77777777" w:rsidR="00015CE6" w:rsidRPr="00015CE6" w:rsidRDefault="00015CE6">
      <w:pPr>
        <w:rPr>
          <w:ins w:id="351" w:author="Ece Öztürk" w:date="2018-02-16T10:05:00Z"/>
          <w:lang w:val="en-US"/>
          <w:rPrChange w:id="352" w:author="Ece Öztürk" w:date="2018-02-16T10:09:00Z">
            <w:rPr>
              <w:ins w:id="353" w:author="Ece Öztürk" w:date="2018-02-16T10:05:00Z"/>
            </w:rPr>
          </w:rPrChange>
        </w:rPr>
        <w:sectPr w:rsidR="00015CE6" w:rsidRPr="00015CE6" w:rsidSect="00015CE6">
          <w:pgSz w:w="15840" w:h="12240" w:orient="landscape"/>
          <w:pgMar w:top="1440" w:right="1440" w:bottom="1440" w:left="1440" w:header="720" w:footer="0" w:gutter="0"/>
          <w:pgNumType w:start="1"/>
          <w:cols w:space="720"/>
          <w:docGrid w:linePitch="360"/>
          <w:sectPrChange w:id="354" w:author="Ece Öztürk" w:date="2018-02-16T10:05:00Z">
            <w:sectPr w:rsidR="00015CE6" w:rsidRPr="00015CE6" w:rsidSect="00015CE6">
              <w:pgSz w:w="12240" w:h="15840" w:orient="portrait"/>
              <w:pgMar w:top="1440" w:right="1440" w:bottom="1440" w:left="1440" w:header="720" w:footer="0" w:gutter="0"/>
            </w:sectPr>
          </w:sectPrChange>
        </w:sectPr>
      </w:pPr>
    </w:p>
    <w:p w14:paraId="4ADDBB85" w14:textId="4B824A25" w:rsidR="0068110D" w:rsidDel="006F154C" w:rsidRDefault="0068110D">
      <w:pPr>
        <w:pStyle w:val="Heading1"/>
        <w:rPr>
          <w:del w:id="355" w:author="Ece Öztürk" w:date="2018-02-16T10:11:00Z"/>
        </w:rPr>
        <w:pPrChange w:id="356" w:author="Ece Öztürk" w:date="2018-02-16T10:22:00Z">
          <w:pPr/>
        </w:pPrChange>
      </w:pPr>
    </w:p>
    <w:p w14:paraId="01A9F9C1" w14:textId="77777777" w:rsidR="00A1780E" w:rsidRDefault="00A1780E">
      <w:pPr>
        <w:pStyle w:val="Heading1"/>
        <w:pPrChange w:id="357" w:author="Ece Öztürk" w:date="2018-02-16T10:22:00Z">
          <w:pPr>
            <w:pStyle w:val="Heading1"/>
            <w:numPr>
              <w:numId w:val="1"/>
            </w:numPr>
          </w:pPr>
        </w:pPrChange>
      </w:pPr>
      <w:r w:rsidRPr="0073104C">
        <w:t>Setup of Test Server</w:t>
      </w:r>
    </w:p>
    <w:p w14:paraId="70DF0ED1" w14:textId="77777777" w:rsidR="00A1780E" w:rsidRDefault="00A1780E">
      <w:r>
        <w:t>Test server can be installed in Linux/Windows (Linux recommended).</w:t>
      </w:r>
    </w:p>
    <w:p w14:paraId="3848607D" w14:textId="77777777" w:rsidR="00003293" w:rsidRDefault="00003293">
      <w:pPr>
        <w:pPrChange w:id="358" w:author="Ece Öztürk" w:date="2018-02-16T10:22:00Z">
          <w:pPr>
            <w:spacing w:line="360" w:lineRule="auto"/>
          </w:pPr>
        </w:pPrChange>
      </w:pPr>
      <w:r>
        <w:t>The following packages need to be installed</w:t>
      </w:r>
      <w:r w:rsidR="00243C53">
        <w:t xml:space="preserve"> by the specified linux commands</w:t>
      </w:r>
      <w:r>
        <w:t>.</w:t>
      </w:r>
    </w:p>
    <w:p w14:paraId="4BAA6477" w14:textId="77777777" w:rsidR="00003293" w:rsidRDefault="00003293">
      <w:pPr>
        <w:pStyle w:val="ListParagraph"/>
        <w:numPr>
          <w:ilvl w:val="0"/>
          <w:numId w:val="8"/>
        </w:numPr>
        <w:pPrChange w:id="359" w:author="Ece Öztürk" w:date="2018-02-16T10:22:00Z">
          <w:pPr>
            <w:pStyle w:val="ListParagraph"/>
            <w:numPr>
              <w:numId w:val="8"/>
            </w:numPr>
            <w:spacing w:line="360" w:lineRule="auto"/>
            <w:ind w:hanging="360"/>
          </w:pPr>
        </w:pPrChange>
      </w:pPr>
      <w:r>
        <w:t>PHP (5.</w:t>
      </w:r>
      <w:ins w:id="360" w:author="Adithyan Ilangovan" w:date="2017-03-30T10:42:00Z">
        <w:r w:rsidR="00690D56">
          <w:t>6</w:t>
        </w:r>
      </w:ins>
      <w:del w:id="361" w:author="Adithyan Ilangovan" w:date="2017-03-30T10:42:00Z">
        <w:r w:rsidDel="00690D56">
          <w:delText>5</w:delText>
        </w:r>
      </w:del>
      <w:r>
        <w:t xml:space="preserve"> or above)</w:t>
      </w:r>
    </w:p>
    <w:p w14:paraId="62DD06E4" w14:textId="77777777" w:rsidR="00003293" w:rsidRPr="00693977" w:rsidRDefault="00243C53">
      <w:pPr>
        <w:pStyle w:val="ListParagraph"/>
        <w:pPrChange w:id="362" w:author="Ece Öztürk" w:date="2018-02-16T10:22:00Z">
          <w:pPr>
            <w:pStyle w:val="ListParagraph"/>
            <w:spacing w:line="276" w:lineRule="auto"/>
            <w:ind w:firstLine="720"/>
          </w:pPr>
        </w:pPrChange>
      </w:pPr>
      <w:r w:rsidRPr="00693977">
        <w:t>sudo add-apt</w:t>
      </w:r>
      <w:del w:id="363" w:author="Adithyan Ilangovan" w:date="2017-03-30T10:41:00Z">
        <w:r w:rsidRPr="00693977" w:rsidDel="004E0B2E">
          <w:delText xml:space="preserve"> </w:delText>
        </w:r>
      </w:del>
      <w:r w:rsidRPr="00693977">
        <w:t>-repository ppa:ondrej/php</w:t>
      </w:r>
    </w:p>
    <w:p w14:paraId="545E349D" w14:textId="77777777" w:rsidR="00243C53" w:rsidRPr="00693977" w:rsidRDefault="00243C53">
      <w:pPr>
        <w:pStyle w:val="ListParagraph"/>
        <w:pPrChange w:id="364" w:author="Ece Öztürk" w:date="2018-02-16T10:22:00Z">
          <w:pPr>
            <w:pStyle w:val="ListParagraph"/>
            <w:ind w:firstLine="720"/>
          </w:pPr>
        </w:pPrChange>
      </w:pPr>
      <w:r w:rsidRPr="00693977">
        <w:t>sudo apt-get update</w:t>
      </w:r>
    </w:p>
    <w:p w14:paraId="3D15586E" w14:textId="77777777" w:rsidR="00243C53" w:rsidRPr="00693977" w:rsidRDefault="00243C53">
      <w:pPr>
        <w:pStyle w:val="ListParagraph"/>
        <w:pPrChange w:id="365" w:author="Ece Öztürk" w:date="2018-02-16T10:22:00Z">
          <w:pPr>
            <w:pStyle w:val="ListParagraph"/>
            <w:ind w:left="1440"/>
          </w:pPr>
        </w:pPrChange>
      </w:pPr>
      <w:r w:rsidRPr="00693977">
        <w:t xml:space="preserve">sudo apt-get install php5.6 php5.6-dev php php5.6-curl php5.6-xdebug libapache2-mod-php5.6 </w:t>
      </w:r>
    </w:p>
    <w:p w14:paraId="76EE554A" w14:textId="77777777" w:rsidR="00A1780E" w:rsidRDefault="00EE5E82">
      <w:pPr>
        <w:pStyle w:val="ListParagraph"/>
        <w:numPr>
          <w:ilvl w:val="0"/>
          <w:numId w:val="8"/>
        </w:numPr>
        <w:pPrChange w:id="366" w:author="Ece Öztürk" w:date="2018-02-16T10:22:00Z">
          <w:pPr>
            <w:pStyle w:val="ListParagraph"/>
            <w:numPr>
              <w:numId w:val="8"/>
            </w:numPr>
            <w:spacing w:before="240"/>
            <w:ind w:hanging="360"/>
          </w:pPr>
        </w:pPrChange>
      </w:pPr>
      <w:r>
        <w:t>Install Java</w:t>
      </w:r>
    </w:p>
    <w:p w14:paraId="304AF637" w14:textId="77777777" w:rsidR="00EE5E82" w:rsidRPr="00693977" w:rsidRDefault="00EE5E82">
      <w:pPr>
        <w:pPrChange w:id="367" w:author="Ece Öztürk" w:date="2018-02-16T10:22:00Z">
          <w:pPr>
            <w:spacing w:before="240"/>
            <w:ind w:left="1440"/>
          </w:pPr>
        </w:pPrChange>
      </w:pPr>
      <w:r>
        <w:t xml:space="preserve">Manually download the newest Oracle (Sun) Java directly from the link </w:t>
      </w:r>
      <w:r w:rsidR="00BC352B">
        <w:fldChar w:fldCharType="begin"/>
      </w:r>
      <w:r w:rsidR="00BC352B">
        <w:instrText xml:space="preserve"> HYPERLINK "https://www.java.com/en/download/linux_manual.jsp" </w:instrText>
      </w:r>
      <w:r w:rsidR="00BC352B">
        <w:fldChar w:fldCharType="separate"/>
      </w:r>
      <w:r w:rsidRPr="00693977">
        <w:rPr>
          <w:rStyle w:val="Hyperlink"/>
          <w:color w:val="auto"/>
        </w:rPr>
        <w:t>https://www.java.com/en/download/linux_manual.jsp</w:t>
      </w:r>
      <w:r w:rsidR="00BC352B">
        <w:rPr>
          <w:rStyle w:val="Hyperlink"/>
          <w:color w:val="auto"/>
        </w:rPr>
        <w:fldChar w:fldCharType="end"/>
      </w:r>
    </w:p>
    <w:p w14:paraId="46D4590C" w14:textId="77777777" w:rsidR="00EE5E82" w:rsidRPr="00EE5E82" w:rsidRDefault="00EE5E82">
      <w:pPr>
        <w:rPr>
          <w:lang w:val="en-US"/>
        </w:rPr>
        <w:pPrChange w:id="368" w:author="Ece Öztürk" w:date="2018-02-16T10:22:00Z">
          <w:pPr>
            <w:ind w:left="1440"/>
          </w:pPr>
        </w:pPrChange>
      </w:pPr>
      <w:r w:rsidRPr="00EE5E82">
        <w:rPr>
          <w:lang w:val="en-US"/>
        </w:rPr>
        <w:t xml:space="preserve">choose </w:t>
      </w:r>
      <w:del w:id="369" w:author="Adithyan Ilangovan" w:date="2017-03-30T10:54:00Z">
        <w:r w:rsidRPr="00EE5E82" w:rsidDel="00557B40">
          <w:rPr>
            <w:lang w:val="en-US"/>
          </w:rPr>
          <w:delText>the .</w:delText>
        </w:r>
      </w:del>
      <w:ins w:id="370" w:author="Adithyan Ilangovan" w:date="2017-03-30T10:54:00Z">
        <w:r w:rsidR="00557B40" w:rsidRPr="00EE5E82">
          <w:rPr>
            <w:lang w:val="en-US"/>
          </w:rPr>
          <w:t>the</w:t>
        </w:r>
        <w:r w:rsidR="00557B40">
          <w:rPr>
            <w:lang w:val="en-US"/>
          </w:rPr>
          <w:t xml:space="preserve"> </w:t>
        </w:r>
        <w:r w:rsidR="00557B40" w:rsidRPr="00557B40">
          <w:rPr>
            <w:i/>
            <w:lang w:val="en-US"/>
            <w:rPrChange w:id="371" w:author="Adithyan Ilangovan" w:date="2017-03-30T10:54:00Z">
              <w:rPr>
                <w:lang w:val="en-US"/>
              </w:rPr>
            </w:rPrChange>
          </w:rPr>
          <w:t>.</w:t>
        </w:r>
      </w:ins>
      <w:r w:rsidRPr="00557B40">
        <w:rPr>
          <w:i/>
          <w:lang w:val="en-US"/>
          <w:rPrChange w:id="372" w:author="Adithyan Ilangovan" w:date="2017-03-30T10:54:00Z">
            <w:rPr>
              <w:lang w:val="en-US"/>
            </w:rPr>
          </w:rPrChange>
        </w:rPr>
        <w:t>tar.gz</w:t>
      </w:r>
      <w:r w:rsidRPr="00EE5E82">
        <w:rPr>
          <w:lang w:val="en-US"/>
        </w:rPr>
        <w:t xml:space="preserve"> version</w:t>
      </w:r>
      <w:del w:id="373" w:author="Adithyan Ilangovan" w:date="2017-03-30T10:44:00Z">
        <w:r w:rsidRPr="00EE5E82" w:rsidDel="00F7127D">
          <w:rPr>
            <w:lang w:val="en-US"/>
          </w:rPr>
          <w:delText xml:space="preserve"> and </w:delText>
        </w:r>
      </w:del>
      <w:ins w:id="374" w:author="Adithyan Ilangovan" w:date="2017-03-30T10:44:00Z">
        <w:r w:rsidR="00F7127D">
          <w:rPr>
            <w:lang w:val="en-US"/>
          </w:rPr>
          <w:t xml:space="preserve">, </w:t>
        </w:r>
      </w:ins>
      <w:r w:rsidRPr="00EE5E82">
        <w:rPr>
          <w:lang w:val="en-US"/>
        </w:rPr>
        <w:t xml:space="preserve">unpack them and </w:t>
      </w:r>
      <w:del w:id="375" w:author="Adithyan Ilangovan" w:date="2017-03-30T10:43:00Z">
        <w:r w:rsidRPr="00EE5E82" w:rsidDel="00F7127D">
          <w:rPr>
            <w:lang w:val="en-US"/>
          </w:rPr>
          <w:delText>put them</w:delText>
        </w:r>
      </w:del>
      <w:ins w:id="376" w:author="Adithyan Ilangovan" w:date="2017-03-30T10:43:00Z">
        <w:r w:rsidR="00F7127D">
          <w:rPr>
            <w:lang w:val="en-US"/>
          </w:rPr>
          <w:t xml:space="preserve">place </w:t>
        </w:r>
      </w:ins>
      <w:del w:id="377" w:author="Adithyan Ilangovan" w:date="2017-03-30T10:44:00Z">
        <w:r w:rsidRPr="00EE5E82" w:rsidDel="00F7127D">
          <w:rPr>
            <w:lang w:val="en-US"/>
          </w:rPr>
          <w:delText xml:space="preserve"> </w:delText>
        </w:r>
      </w:del>
      <w:del w:id="378" w:author="Adithyan Ilangovan" w:date="2017-03-30T10:43:00Z">
        <w:r w:rsidRPr="00EE5E82" w:rsidDel="00F7127D">
          <w:rPr>
            <w:lang w:val="en-US"/>
          </w:rPr>
          <w:delText xml:space="preserve">to </w:delText>
        </w:r>
      </w:del>
      <w:ins w:id="379" w:author="Adithyan Ilangovan" w:date="2017-03-30T10:43:00Z">
        <w:r w:rsidR="00F7127D">
          <w:rPr>
            <w:lang w:val="en-US"/>
          </w:rPr>
          <w:t>at</w:t>
        </w:r>
        <w:r w:rsidR="00F7127D" w:rsidRPr="00EE5E82">
          <w:rPr>
            <w:lang w:val="en-US"/>
          </w:rPr>
          <w:t xml:space="preserve"> </w:t>
        </w:r>
      </w:ins>
      <w:del w:id="380" w:author="Adithyan Ilangovan" w:date="2017-03-30T10:44:00Z">
        <w:r w:rsidRPr="00EE5E82" w:rsidDel="00F7127D">
          <w:rPr>
            <w:lang w:val="en-US"/>
          </w:rPr>
          <w:delText xml:space="preserve">the </w:delText>
        </w:r>
      </w:del>
      <w:ins w:id="381" w:author="Adithyan Ilangovan" w:date="2017-03-30T10:44:00Z">
        <w:r w:rsidR="00F7127D">
          <w:rPr>
            <w:lang w:val="en-US"/>
          </w:rPr>
          <w:t xml:space="preserve">a </w:t>
        </w:r>
      </w:ins>
      <w:r w:rsidRPr="00EE5E82">
        <w:rPr>
          <w:lang w:val="en-US"/>
        </w:rPr>
        <w:t>desired place.</w:t>
      </w:r>
    </w:p>
    <w:p w14:paraId="5B68FC9F" w14:textId="77777777" w:rsidR="00EE5E82" w:rsidRPr="00EE5E82" w:rsidRDefault="00EE5E82">
      <w:pPr>
        <w:rPr>
          <w:lang w:val="en-US"/>
        </w:rPr>
        <w:pPrChange w:id="382" w:author="Ece Öztürk" w:date="2018-02-16T10:22:00Z">
          <w:pPr>
            <w:ind w:left="1440"/>
          </w:pPr>
        </w:pPrChange>
      </w:pPr>
    </w:p>
    <w:p w14:paraId="65B042BD" w14:textId="77777777" w:rsidR="00EE5E82" w:rsidRPr="00EE5E82" w:rsidRDefault="00EE5E82">
      <w:pPr>
        <w:rPr>
          <w:lang w:val="en-US"/>
        </w:rPr>
        <w:pPrChange w:id="383" w:author="Ece Öztürk" w:date="2018-02-16T10:22:00Z">
          <w:pPr>
            <w:ind w:left="1440"/>
          </w:pPr>
        </w:pPrChange>
      </w:pPr>
      <w:r w:rsidRPr="00EE5E82">
        <w:rPr>
          <w:lang w:val="en-US"/>
        </w:rPr>
        <w:t>Afterwards setup the java path with the following commands:</w:t>
      </w:r>
    </w:p>
    <w:p w14:paraId="35FD4AD7" w14:textId="77777777" w:rsidR="00EE5E82" w:rsidRPr="00693977" w:rsidRDefault="00EE5E82">
      <w:pPr>
        <w:rPr>
          <w:lang w:val="en-US"/>
        </w:rPr>
        <w:pPrChange w:id="384" w:author="Ece Öztürk" w:date="2018-02-16T10:22:00Z">
          <w:pPr>
            <w:ind w:left="1440"/>
          </w:pPr>
        </w:pPrChange>
      </w:pPr>
      <w:r w:rsidRPr="00693977">
        <w:rPr>
          <w:lang w:val="en-US"/>
        </w:rPr>
        <w:t>sudo update-alternatives --install "/usr/bin/java" "java" "path_to_java" 1</w:t>
      </w:r>
    </w:p>
    <w:p w14:paraId="512CEF73" w14:textId="77777777" w:rsidR="00EE5E82" w:rsidRPr="00693977" w:rsidRDefault="00EE5E82">
      <w:pPr>
        <w:rPr>
          <w:lang w:val="en-US"/>
        </w:rPr>
        <w:pPrChange w:id="385" w:author="Ece Öztürk" w:date="2018-02-16T10:22:00Z">
          <w:pPr>
            <w:ind w:left="1440"/>
          </w:pPr>
        </w:pPrChange>
      </w:pPr>
      <w:r w:rsidRPr="00693977">
        <w:rPr>
          <w:lang w:val="en-US"/>
        </w:rPr>
        <w:t xml:space="preserve">sudo update-alternatives --install "/usr/bin/javaws" "javaws" "path_to_javaws" 1 </w:t>
      </w:r>
    </w:p>
    <w:p w14:paraId="43EAE458" w14:textId="77777777" w:rsidR="00EE5E82" w:rsidRPr="00693977" w:rsidRDefault="00EE5E82">
      <w:pPr>
        <w:rPr>
          <w:lang w:val="en-US"/>
        </w:rPr>
        <w:pPrChange w:id="386" w:author="Ece Öztürk" w:date="2018-02-16T10:22:00Z">
          <w:pPr>
            <w:ind w:left="1440"/>
          </w:pPr>
        </w:pPrChange>
      </w:pPr>
    </w:p>
    <w:p w14:paraId="2546EE72" w14:textId="77777777" w:rsidR="00373631" w:rsidRDefault="00EE5E82">
      <w:pPr>
        <w:rPr>
          <w:ins w:id="387" w:author="Adithyan Ilangovan" w:date="2017-03-30T12:05:00Z"/>
          <w:lang w:val="en-US"/>
        </w:rPr>
        <w:pPrChange w:id="388" w:author="Ece Öztürk" w:date="2018-02-16T10:22:00Z">
          <w:pPr>
            <w:ind w:left="1440"/>
          </w:pPr>
        </w:pPrChange>
      </w:pPr>
      <w:r w:rsidRPr="00EE5E82">
        <w:rPr>
          <w:lang w:val="en-US"/>
        </w:rPr>
        <w:t xml:space="preserve">The paths are located in the bin folder of the unpacked package, which is usually called </w:t>
      </w:r>
      <w:r w:rsidR="00373631">
        <w:rPr>
          <w:lang w:val="en-US"/>
        </w:rPr>
        <w:t xml:space="preserve">jre1.8.0_version, so the </w:t>
      </w:r>
      <w:r w:rsidRPr="00EE5E82">
        <w:rPr>
          <w:lang w:val="en-US"/>
        </w:rPr>
        <w:t>path_to_java could be e.g. /opt/jre1.8.0_version/bin/java.</w:t>
      </w:r>
    </w:p>
    <w:p w14:paraId="2D36432A" w14:textId="77777777" w:rsidR="006377D6" w:rsidRDefault="006377D6">
      <w:pPr>
        <w:rPr>
          <w:ins w:id="389" w:author="Adithyan Ilangovan" w:date="2017-03-30T12:05:00Z"/>
          <w:lang w:val="en-US"/>
        </w:rPr>
        <w:pPrChange w:id="390" w:author="Ece Öztürk" w:date="2018-02-16T10:22:00Z">
          <w:pPr>
            <w:ind w:left="1440"/>
          </w:pPr>
        </w:pPrChange>
      </w:pPr>
    </w:p>
    <w:p w14:paraId="15BB5B22" w14:textId="77777777" w:rsidR="006377D6" w:rsidRDefault="00B46529">
      <w:pPr>
        <w:rPr>
          <w:ins w:id="391" w:author="Adithyan Ilangovan" w:date="2017-03-30T12:10:00Z"/>
          <w:lang w:val="en-US"/>
        </w:rPr>
        <w:pPrChange w:id="392" w:author="Ece Öztürk" w:date="2018-02-16T10:22:00Z">
          <w:pPr>
            <w:ind w:left="1440"/>
          </w:pPr>
        </w:pPrChange>
      </w:pPr>
      <w:ins w:id="393" w:author="Adithyan Ilangovan" w:date="2017-03-30T12:05:00Z">
        <w:r>
          <w:rPr>
            <w:lang w:val="en-US"/>
          </w:rPr>
          <w:t xml:space="preserve">Ensure that </w:t>
        </w:r>
      </w:ins>
      <w:ins w:id="394" w:author="Adithyan Ilangovan" w:date="2017-03-30T12:08:00Z">
        <w:r w:rsidR="00134175">
          <w:rPr>
            <w:lang w:val="en-US"/>
          </w:rPr>
          <w:t xml:space="preserve">you also </w:t>
        </w:r>
      </w:ins>
      <w:ins w:id="395" w:author="Adithyan Ilangovan" w:date="2017-03-30T12:10:00Z">
        <w:r w:rsidR="00F9380D">
          <w:rPr>
            <w:lang w:val="en-US"/>
          </w:rPr>
          <w:t xml:space="preserve">have </w:t>
        </w:r>
      </w:ins>
      <w:ins w:id="396" w:author="Adithyan Ilangovan" w:date="2017-03-30T12:08:00Z">
        <w:r w:rsidR="005455DE">
          <w:rPr>
            <w:lang w:val="en-US"/>
          </w:rPr>
          <w:t>a java compiler (JRE).</w:t>
        </w:r>
      </w:ins>
      <w:ins w:id="397" w:author="Adithyan Ilangovan" w:date="2017-03-30T12:10:00Z">
        <w:r w:rsidR="005455DE">
          <w:rPr>
            <w:lang w:val="en-US"/>
          </w:rPr>
          <w:t xml:space="preserve"> This can be verified </w:t>
        </w:r>
        <w:r w:rsidR="00F9380D">
          <w:rPr>
            <w:lang w:val="en-US"/>
          </w:rPr>
          <w:t>by using:</w:t>
        </w:r>
      </w:ins>
    </w:p>
    <w:p w14:paraId="4FA3D5A8" w14:textId="77777777" w:rsidR="00F9380D" w:rsidRPr="0042201C" w:rsidRDefault="0042201C">
      <w:pPr>
        <w:rPr>
          <w:ins w:id="398" w:author="Adithyan Ilangovan" w:date="2017-03-30T12:11:00Z"/>
          <w:lang w:val="en-US"/>
        </w:rPr>
        <w:pPrChange w:id="399" w:author="Ece Öztürk" w:date="2018-02-16T10:22:00Z">
          <w:pPr>
            <w:ind w:left="1440"/>
          </w:pPr>
        </w:pPrChange>
      </w:pPr>
      <w:ins w:id="400" w:author="Adithyan Ilangovan" w:date="2017-03-30T12:12:00Z">
        <w:r>
          <w:rPr>
            <w:lang w:val="en-US"/>
          </w:rPr>
          <w:t>javac</w:t>
        </w:r>
        <w:r w:rsidR="00B2367E">
          <w:rPr>
            <w:lang w:val="en-US"/>
          </w:rPr>
          <w:t xml:space="preserve"> -ver</w:t>
        </w:r>
        <w:r>
          <w:rPr>
            <w:lang w:val="en-US"/>
          </w:rPr>
          <w:t>s</w:t>
        </w:r>
      </w:ins>
      <w:ins w:id="401" w:author="Adithyan Ilangovan" w:date="2017-03-30T14:20:00Z">
        <w:r w:rsidR="00B2367E">
          <w:rPr>
            <w:lang w:val="en-US"/>
          </w:rPr>
          <w:t>i</w:t>
        </w:r>
      </w:ins>
      <w:ins w:id="402" w:author="Adithyan Ilangovan" w:date="2017-03-30T12:12:00Z">
        <w:r>
          <w:rPr>
            <w:lang w:val="en-US"/>
          </w:rPr>
          <w:t>on</w:t>
        </w:r>
      </w:ins>
    </w:p>
    <w:p w14:paraId="5B48719C" w14:textId="77777777" w:rsidR="00510641" w:rsidRDefault="00510641">
      <w:pPr>
        <w:rPr>
          <w:ins w:id="403" w:author="Adithyan Ilangovan" w:date="2017-03-30T12:13:00Z"/>
          <w:lang w:val="en-US"/>
        </w:rPr>
        <w:pPrChange w:id="404" w:author="Ece Öztürk" w:date="2018-02-16T10:22:00Z">
          <w:pPr>
            <w:ind w:left="1440"/>
          </w:pPr>
        </w:pPrChange>
      </w:pPr>
      <w:ins w:id="405" w:author="Adithyan Ilangovan" w:date="2017-03-30T12:13:00Z">
        <w:r>
          <w:rPr>
            <w:lang w:val="en-US"/>
          </w:rPr>
          <w:br/>
          <w:t xml:space="preserve">Also, ensure that javac and java use the same version. This can be verified by comparing the </w:t>
        </w:r>
      </w:ins>
      <w:ins w:id="406" w:author="Adithyan Ilangovan" w:date="2017-03-30T12:14:00Z">
        <w:r>
          <w:rPr>
            <w:lang w:val="en-US"/>
          </w:rPr>
          <w:t xml:space="preserve">two </w:t>
        </w:r>
      </w:ins>
      <w:ins w:id="407" w:author="Adithyan Ilangovan" w:date="2017-03-30T12:13:00Z">
        <w:r>
          <w:rPr>
            <w:lang w:val="en-US"/>
          </w:rPr>
          <w:t>commands:</w:t>
        </w:r>
      </w:ins>
    </w:p>
    <w:p w14:paraId="053B56E0" w14:textId="77777777" w:rsidR="00510641" w:rsidRDefault="00510641">
      <w:pPr>
        <w:rPr>
          <w:ins w:id="408" w:author="Adithyan Ilangovan" w:date="2017-03-30T12:13:00Z"/>
          <w:lang w:val="en-US"/>
        </w:rPr>
        <w:pPrChange w:id="409" w:author="Ece Öztürk" w:date="2018-02-16T10:22:00Z">
          <w:pPr>
            <w:ind w:left="1440"/>
          </w:pPr>
        </w:pPrChange>
      </w:pPr>
      <w:ins w:id="410" w:author="Adithyan Ilangovan" w:date="2017-03-30T12:13:00Z">
        <w:r w:rsidRPr="00510641">
          <w:rPr>
            <w:lang w:val="en-US"/>
          </w:rPr>
          <w:t>java -versio</w:t>
        </w:r>
      </w:ins>
      <w:ins w:id="411" w:author="Adithyan Ilangovan" w:date="2017-03-30T12:14:00Z">
        <w:r w:rsidRPr="00510641">
          <w:rPr>
            <w:lang w:val="en-US"/>
          </w:rPr>
          <w:t>n</w:t>
        </w:r>
      </w:ins>
    </w:p>
    <w:p w14:paraId="508083C0" w14:textId="77777777" w:rsidR="0042201C" w:rsidRDefault="00510641">
      <w:pPr>
        <w:rPr>
          <w:ins w:id="412" w:author="Adithyan Ilangovan" w:date="2017-03-30T12:15:00Z"/>
          <w:lang w:val="en-US"/>
        </w:rPr>
        <w:pPrChange w:id="413" w:author="Ece Öztürk" w:date="2018-02-16T10:22:00Z">
          <w:pPr>
            <w:ind w:left="1440"/>
          </w:pPr>
        </w:pPrChange>
      </w:pPr>
      <w:ins w:id="414" w:author="Adithyan Ilangovan" w:date="2017-03-30T12:14:00Z">
        <w:r>
          <w:rPr>
            <w:i/>
            <w:lang w:val="en-US"/>
          </w:rPr>
          <w:t>javac -version</w:t>
        </w:r>
      </w:ins>
      <w:ins w:id="415" w:author="Adithyan Ilangovan" w:date="2017-03-30T12:13:00Z">
        <w:r w:rsidRPr="00510641">
          <w:rPr>
            <w:i/>
            <w:lang w:val="en-US"/>
            <w:rPrChange w:id="416" w:author="Adithyan Ilangovan" w:date="2017-03-30T12:14:00Z">
              <w:rPr>
                <w:lang w:val="en-US"/>
              </w:rPr>
            </w:rPrChange>
          </w:rPr>
          <w:br/>
        </w:r>
        <w:r w:rsidRPr="00510641">
          <w:rPr>
            <w:i/>
            <w:lang w:val="en-US"/>
            <w:rPrChange w:id="417" w:author="Adithyan Ilangovan" w:date="2017-03-30T12:14:00Z">
              <w:rPr>
                <w:lang w:val="en-US"/>
              </w:rPr>
            </w:rPrChange>
          </w:rPr>
          <w:br/>
        </w:r>
      </w:ins>
      <w:ins w:id="418" w:author="Adithyan Ilangovan" w:date="2017-03-30T12:11:00Z">
        <w:r w:rsidR="0042201C">
          <w:rPr>
            <w:lang w:val="en-US"/>
          </w:rPr>
          <w:t>If</w:t>
        </w:r>
      </w:ins>
      <w:ins w:id="419" w:author="Adithyan Ilangovan" w:date="2017-03-30T12:12:00Z">
        <w:r w:rsidR="0042201C">
          <w:rPr>
            <w:lang w:val="en-US"/>
          </w:rPr>
          <w:t xml:space="preserve"> there is no javac present, install the same</w:t>
        </w:r>
      </w:ins>
      <w:ins w:id="420" w:author="Adithyan Ilangovan" w:date="2017-03-30T12:15:00Z">
        <w:r w:rsidR="001D35B9">
          <w:rPr>
            <w:lang w:val="en-US"/>
          </w:rPr>
          <w:t xml:space="preserve"> version as java</w:t>
        </w:r>
      </w:ins>
      <w:ins w:id="421" w:author="Adithyan Ilangovan" w:date="2017-03-30T12:12:00Z">
        <w:r w:rsidR="0042201C">
          <w:rPr>
            <w:lang w:val="en-US"/>
          </w:rPr>
          <w:t>.</w:t>
        </w:r>
      </w:ins>
      <w:ins w:id="422" w:author="Adithyan Ilangovan" w:date="2017-03-30T14:20:00Z">
        <w:r w:rsidR="00B2367E">
          <w:rPr>
            <w:lang w:val="en-US"/>
          </w:rPr>
          <w:t xml:space="preserve"> </w:t>
        </w:r>
      </w:ins>
      <w:ins w:id="423" w:author="Adithyan Ilangovan" w:date="2017-03-30T12:14:00Z">
        <w:r w:rsidR="00875A7A">
          <w:rPr>
            <w:lang w:val="en-US"/>
          </w:rPr>
          <w:t>For example, the javac 1.8 version could be installed by:</w:t>
        </w:r>
      </w:ins>
    </w:p>
    <w:p w14:paraId="6D4B3550" w14:textId="77777777" w:rsidR="00875A7A" w:rsidRPr="00875A7A" w:rsidRDefault="00875A7A">
      <w:pPr>
        <w:rPr>
          <w:ins w:id="424" w:author="Adithyan Ilangovan" w:date="2017-03-30T12:10:00Z"/>
          <w:lang w:val="en-US"/>
        </w:rPr>
        <w:pPrChange w:id="425" w:author="Ece Öztürk" w:date="2018-02-16T10:22:00Z">
          <w:pPr>
            <w:ind w:left="1440"/>
          </w:pPr>
        </w:pPrChange>
      </w:pPr>
      <w:ins w:id="426" w:author="Adithyan Ilangovan" w:date="2017-03-30T12:15:00Z">
        <w:r w:rsidRPr="00875A7A">
          <w:rPr>
            <w:lang w:val="en-US"/>
          </w:rPr>
          <w:t>sudo apt-add-repository ppa:webupd8team/java</w:t>
        </w:r>
      </w:ins>
    </w:p>
    <w:p w14:paraId="794932B9" w14:textId="77777777" w:rsidR="00F9380D" w:rsidRDefault="001D35B9">
      <w:pPr>
        <w:rPr>
          <w:ins w:id="427" w:author="Adithyan Ilangovan" w:date="2017-03-30T12:15:00Z"/>
          <w:lang w:val="en-US"/>
        </w:rPr>
        <w:pPrChange w:id="428" w:author="Ece Öztürk" w:date="2018-02-16T10:22:00Z">
          <w:pPr>
            <w:ind w:left="1440"/>
          </w:pPr>
        </w:pPrChange>
      </w:pPr>
      <w:ins w:id="429" w:author="Adithyan Ilangovan" w:date="2017-03-30T12:15:00Z">
        <w:r w:rsidRPr="001D35B9">
          <w:rPr>
            <w:lang w:val="en-US"/>
          </w:rPr>
          <w:t>sudo apt-get update</w:t>
        </w:r>
      </w:ins>
    </w:p>
    <w:p w14:paraId="082BDC5F" w14:textId="77777777" w:rsidR="001D35B9" w:rsidRPr="001D35B9" w:rsidRDefault="001D35B9">
      <w:pPr>
        <w:rPr>
          <w:ins w:id="430" w:author="Adithyan Ilangovan" w:date="2017-03-30T12:08:00Z"/>
          <w:lang w:val="en-US"/>
        </w:rPr>
        <w:pPrChange w:id="431" w:author="Ece Öztürk" w:date="2018-02-16T10:22:00Z">
          <w:pPr>
            <w:ind w:left="1440"/>
          </w:pPr>
        </w:pPrChange>
      </w:pPr>
      <w:ins w:id="432" w:author="Adithyan Ilangovan" w:date="2017-03-30T12:15:00Z">
        <w:r w:rsidRPr="001D35B9">
          <w:rPr>
            <w:lang w:val="en-US"/>
          </w:rPr>
          <w:t>sudo apt-get install oracle-java8-installer</w:t>
        </w:r>
      </w:ins>
    </w:p>
    <w:p w14:paraId="15B1D10D" w14:textId="77777777" w:rsidR="005455DE" w:rsidRDefault="005455DE">
      <w:pPr>
        <w:rPr>
          <w:lang w:val="en-US"/>
        </w:rPr>
        <w:pPrChange w:id="433" w:author="Ece Öztürk" w:date="2018-02-16T10:22:00Z">
          <w:pPr>
            <w:ind w:left="1440"/>
          </w:pPr>
        </w:pPrChange>
      </w:pPr>
    </w:p>
    <w:p w14:paraId="61AD9D76" w14:textId="77777777" w:rsidR="00373631" w:rsidRDefault="00373631">
      <w:pPr>
        <w:pStyle w:val="ListParagraph"/>
        <w:numPr>
          <w:ilvl w:val="0"/>
          <w:numId w:val="8"/>
        </w:numPr>
        <w:rPr>
          <w:lang w:val="en-US"/>
        </w:rPr>
        <w:pPrChange w:id="434" w:author="Ece Öztürk" w:date="2018-02-16T10:22:00Z">
          <w:pPr>
            <w:pStyle w:val="ListParagraph"/>
            <w:numPr>
              <w:numId w:val="8"/>
            </w:numPr>
            <w:spacing w:before="240"/>
            <w:ind w:hanging="360"/>
          </w:pPr>
        </w:pPrChange>
      </w:pPr>
      <w:r>
        <w:rPr>
          <w:lang w:val="en-US"/>
        </w:rPr>
        <w:t>Apache server</w:t>
      </w:r>
    </w:p>
    <w:p w14:paraId="5C7EAB7B" w14:textId="77777777" w:rsidR="00373631" w:rsidRDefault="00373631">
      <w:pPr>
        <w:pStyle w:val="ListParagraph"/>
        <w:rPr>
          <w:lang w:val="en-US"/>
        </w:rPr>
        <w:pPrChange w:id="435" w:author="Ece Öztürk" w:date="2018-02-16T10:22:00Z">
          <w:pPr>
            <w:pStyle w:val="ListParagraph"/>
            <w:spacing w:before="240"/>
            <w:ind w:left="1440"/>
          </w:pPr>
        </w:pPrChange>
      </w:pPr>
      <w:r>
        <w:rPr>
          <w:lang w:val="en-US"/>
        </w:rPr>
        <w:t xml:space="preserve">Apache 2.4 is </w:t>
      </w:r>
      <w:del w:id="436" w:author="Adithyan Ilangovan" w:date="2017-03-30T10:54:00Z">
        <w:r w:rsidDel="00CF794B">
          <w:rPr>
            <w:lang w:val="en-US"/>
          </w:rPr>
          <w:delText>recommended ,</w:delText>
        </w:r>
      </w:del>
      <w:ins w:id="437" w:author="Adithyan Ilangovan" w:date="2017-03-30T10:54:00Z">
        <w:r w:rsidR="00CF794B">
          <w:rPr>
            <w:lang w:val="en-US"/>
          </w:rPr>
          <w:t>recommended,</w:t>
        </w:r>
      </w:ins>
      <w:r>
        <w:rPr>
          <w:lang w:val="en-US"/>
        </w:rPr>
        <w:t xml:space="preserve"> the root folder is /var/www/html/.</w:t>
      </w:r>
    </w:p>
    <w:p w14:paraId="028571F1" w14:textId="77777777" w:rsidR="00373631" w:rsidRPr="00693977" w:rsidRDefault="00373631">
      <w:pPr>
        <w:pStyle w:val="ListParagraph"/>
        <w:rPr>
          <w:lang w:val="en-US"/>
        </w:rPr>
        <w:pPrChange w:id="438" w:author="Ece Öztürk" w:date="2018-02-16T10:22:00Z">
          <w:pPr>
            <w:pStyle w:val="ListParagraph"/>
            <w:ind w:left="1440"/>
          </w:pPr>
        </w:pPrChange>
      </w:pPr>
      <w:r w:rsidRPr="00693977">
        <w:rPr>
          <w:lang w:val="en-US"/>
        </w:rPr>
        <w:t>sudo apt-get install apache2 apache2-doc</w:t>
      </w:r>
    </w:p>
    <w:p w14:paraId="5470DF60" w14:textId="77777777" w:rsidR="00EE5E82" w:rsidRDefault="00373631">
      <w:pPr>
        <w:pStyle w:val="ListParagraph"/>
        <w:numPr>
          <w:ilvl w:val="0"/>
          <w:numId w:val="8"/>
        </w:numPr>
        <w:rPr>
          <w:lang w:val="en-US"/>
        </w:rPr>
        <w:pPrChange w:id="439" w:author="Ece Öztürk" w:date="2018-02-16T10:22:00Z">
          <w:pPr>
            <w:pStyle w:val="ListParagraph"/>
            <w:numPr>
              <w:numId w:val="8"/>
            </w:numPr>
            <w:spacing w:before="240"/>
            <w:ind w:hanging="360"/>
          </w:pPr>
        </w:pPrChange>
      </w:pPr>
      <w:r>
        <w:rPr>
          <w:lang w:val="en-US"/>
        </w:rPr>
        <w:t>Configure Apache</w:t>
      </w:r>
    </w:p>
    <w:p w14:paraId="093641E5" w14:textId="77777777" w:rsidR="00A36F9E" w:rsidRDefault="00373631">
      <w:pPr>
        <w:pStyle w:val="ListParagraph"/>
        <w:rPr>
          <w:ins w:id="440" w:author="Adithyan Ilangovan" w:date="2017-03-30T10:57:00Z"/>
          <w:lang w:val="en-US"/>
        </w:rPr>
        <w:pPrChange w:id="441" w:author="Ece Öztürk" w:date="2018-02-16T10:22:00Z">
          <w:pPr>
            <w:pStyle w:val="ListParagraph"/>
            <w:spacing w:before="240"/>
            <w:ind w:left="1440"/>
          </w:pPr>
        </w:pPrChange>
      </w:pPr>
      <w:r w:rsidRPr="00373631">
        <w:rPr>
          <w:lang w:val="en-US"/>
        </w:rPr>
        <w:t>Go to the root folder, copy or move the web contents</w:t>
      </w:r>
      <w:r>
        <w:rPr>
          <w:lang w:val="en-US"/>
        </w:rPr>
        <w:t xml:space="preserve"> (DASH/CMAF frontend code)</w:t>
      </w:r>
      <w:r w:rsidRPr="00373631">
        <w:rPr>
          <w:lang w:val="en-US"/>
        </w:rPr>
        <w:t xml:space="preserve"> there, or make a softlink of the projects. </w:t>
      </w:r>
    </w:p>
    <w:p w14:paraId="018A9469" w14:textId="77777777" w:rsidR="00373631" w:rsidRPr="00373631" w:rsidRDefault="00373631">
      <w:pPr>
        <w:pStyle w:val="ListParagraph"/>
        <w:rPr>
          <w:lang w:val="en-US"/>
        </w:rPr>
        <w:pPrChange w:id="442" w:author="Ece Öztürk" w:date="2018-02-16T10:22:00Z">
          <w:pPr>
            <w:pStyle w:val="ListParagraph"/>
            <w:spacing w:before="240"/>
            <w:ind w:left="1440"/>
          </w:pPr>
        </w:pPrChange>
      </w:pPr>
      <w:r w:rsidRPr="00373631">
        <w:rPr>
          <w:lang w:val="en-US"/>
        </w:rPr>
        <w:t>Rename or move the index.html, so that the user defined contents are shown in http://localhost/</w:t>
      </w:r>
    </w:p>
    <w:p w14:paraId="3C6C25AF" w14:textId="77777777" w:rsidR="00373631" w:rsidRDefault="00373631">
      <w:pPr>
        <w:pStyle w:val="ListParagraph"/>
        <w:rPr>
          <w:lang w:val="en-US"/>
        </w:rPr>
        <w:pPrChange w:id="443" w:author="Ece Öztürk" w:date="2018-02-16T10:22:00Z">
          <w:pPr>
            <w:pStyle w:val="ListParagraph"/>
            <w:spacing w:before="240"/>
            <w:ind w:left="1440"/>
          </w:pPr>
        </w:pPrChange>
      </w:pPr>
      <w:r w:rsidRPr="00373631">
        <w:rPr>
          <w:lang w:val="en-US"/>
        </w:rPr>
        <w:t>If you want to change the root location, then modify the file /etc/apache2/sites-available/000-default.conf</w:t>
      </w:r>
    </w:p>
    <w:p w14:paraId="1BEE847E" w14:textId="77777777" w:rsidR="008E2AFF" w:rsidRPr="008E2AFF" w:rsidRDefault="008E2AFF">
      <w:pPr>
        <w:pStyle w:val="ListParagraph"/>
        <w:rPr>
          <w:lang w:val="en-US"/>
        </w:rPr>
        <w:pPrChange w:id="444" w:author="Ece Öztürk" w:date="2018-02-16T10:22:00Z">
          <w:pPr>
            <w:pStyle w:val="ListParagraph"/>
            <w:spacing w:before="240"/>
            <w:ind w:left="1440"/>
          </w:pPr>
        </w:pPrChange>
      </w:pPr>
      <w:r>
        <w:rPr>
          <w:lang w:val="en-US"/>
        </w:rPr>
        <w:t>When there is no</w:t>
      </w:r>
      <w:r w:rsidRPr="008E2AFF">
        <w:rPr>
          <w:lang w:val="en-US"/>
        </w:rPr>
        <w:t xml:space="preserve"> error with the root location, please check if the user or group have corresponding rights. Check the settings by</w:t>
      </w:r>
      <w:r w:rsidR="00F634AE">
        <w:rPr>
          <w:lang w:val="en-US"/>
        </w:rPr>
        <w:t xml:space="preserve"> '</w:t>
      </w:r>
      <w:r w:rsidRPr="008E2AFF">
        <w:rPr>
          <w:lang w:val="en-US"/>
        </w:rPr>
        <w:t xml:space="preserve"> </w:t>
      </w:r>
      <w:r w:rsidRPr="008E2AFF">
        <w:rPr>
          <w:i/>
          <w:lang w:val="en-US"/>
        </w:rPr>
        <w:t>ls -l</w:t>
      </w:r>
      <w:r w:rsidR="00F634AE">
        <w:rPr>
          <w:i/>
          <w:lang w:val="en-US"/>
        </w:rPr>
        <w:t xml:space="preserve"> ‘</w:t>
      </w:r>
      <w:r w:rsidRPr="008E2AFF">
        <w:rPr>
          <w:lang w:val="en-US"/>
        </w:rPr>
        <w:t xml:space="preserve">. </w:t>
      </w:r>
    </w:p>
    <w:p w14:paraId="285D9384" w14:textId="77777777" w:rsidR="008E2AFF" w:rsidRPr="008E2AFF" w:rsidRDefault="008E2AFF">
      <w:pPr>
        <w:pStyle w:val="ListParagraph"/>
        <w:rPr>
          <w:lang w:val="en-US"/>
        </w:rPr>
        <w:pPrChange w:id="445" w:author="Ece Öztürk" w:date="2018-02-16T10:22:00Z">
          <w:pPr>
            <w:pStyle w:val="ListParagraph"/>
            <w:spacing w:before="240"/>
            <w:ind w:left="1440"/>
          </w:pPr>
        </w:pPrChange>
      </w:pPr>
      <w:r w:rsidRPr="008E2AFF">
        <w:rPr>
          <w:lang w:val="en-US"/>
        </w:rPr>
        <w:t>Make sure that you are in the group www-data and add write permission to the users in this group by:</w:t>
      </w:r>
    </w:p>
    <w:p w14:paraId="28F0FC35" w14:textId="77777777" w:rsidR="008E2AFF" w:rsidRPr="00693977" w:rsidRDefault="008E2AFF">
      <w:pPr>
        <w:pStyle w:val="ListParagraph"/>
        <w:rPr>
          <w:lang w:val="en-US"/>
        </w:rPr>
        <w:pPrChange w:id="446" w:author="Ece Öztürk" w:date="2018-02-16T10:22:00Z">
          <w:pPr>
            <w:pStyle w:val="ListParagraph"/>
            <w:ind w:left="1440"/>
          </w:pPr>
        </w:pPrChange>
      </w:pPr>
      <w:r w:rsidRPr="00693977">
        <w:rPr>
          <w:lang w:val="en-US"/>
        </w:rPr>
        <w:t>sudo chmod -R 0777 /var/www/</w:t>
      </w:r>
    </w:p>
    <w:p w14:paraId="40083B25" w14:textId="77777777" w:rsidR="00D844AC" w:rsidRDefault="00D844AC">
      <w:pPr>
        <w:pStyle w:val="ListParagraph"/>
        <w:rPr>
          <w:ins w:id="447" w:author="Adithyan Ilangovan" w:date="2017-03-30T12:37:00Z"/>
          <w:lang w:val="en-US"/>
        </w:rPr>
        <w:pPrChange w:id="448" w:author="Ece Öztürk" w:date="2018-02-16T10:22:00Z">
          <w:pPr>
            <w:pStyle w:val="ListParagraph"/>
            <w:ind w:left="1440"/>
          </w:pPr>
        </w:pPrChange>
      </w:pPr>
    </w:p>
    <w:p w14:paraId="16D1D5A2" w14:textId="77777777" w:rsidR="008E2AFF" w:rsidRPr="008E2AFF" w:rsidRDefault="008E2AFF">
      <w:pPr>
        <w:pStyle w:val="ListParagraph"/>
        <w:rPr>
          <w:lang w:val="en-US"/>
        </w:rPr>
        <w:pPrChange w:id="449" w:author="Ece Öztürk" w:date="2018-02-16T10:22:00Z">
          <w:pPr>
            <w:pStyle w:val="ListParagraph"/>
            <w:ind w:left="1440"/>
          </w:pPr>
        </w:pPrChange>
      </w:pPr>
      <w:r>
        <w:rPr>
          <w:lang w:val="en-US"/>
        </w:rPr>
        <w:t xml:space="preserve">(Sometimes addition to the sudoers list is needed. Run sudo visudo and add these lines at the end:  </w:t>
      </w:r>
      <w:r w:rsidRPr="008E2AFF">
        <w:rPr>
          <w:i/>
          <w:lang w:val="en-US"/>
        </w:rPr>
        <w:t>www-data ALL=(ALL) NOPASSWD:ALL</w:t>
      </w:r>
      <w:r>
        <w:rPr>
          <w:lang w:val="en-US"/>
        </w:rPr>
        <w:t>)</w:t>
      </w:r>
    </w:p>
    <w:p w14:paraId="0AFD5D81" w14:textId="77777777" w:rsidR="008E2AFF" w:rsidRPr="008E2AFF" w:rsidRDefault="008E2AFF">
      <w:pPr>
        <w:pStyle w:val="ListParagraph"/>
        <w:rPr>
          <w:lang w:val="en-US"/>
        </w:rPr>
        <w:pPrChange w:id="450" w:author="Ece Öztürk" w:date="2018-02-16T10:22:00Z">
          <w:pPr>
            <w:pStyle w:val="ListParagraph"/>
            <w:ind w:left="1440"/>
          </w:pPr>
        </w:pPrChange>
      </w:pPr>
      <w:bookmarkStart w:id="451" w:name="__DdeLink__245_1556530962"/>
      <w:bookmarkEnd w:id="451"/>
    </w:p>
    <w:p w14:paraId="34F8D370" w14:textId="77777777" w:rsidR="008E2AFF" w:rsidRPr="008E2AFF" w:rsidRDefault="008E2AFF">
      <w:pPr>
        <w:pStyle w:val="ListParagraph"/>
        <w:rPr>
          <w:lang w:val="en-US"/>
        </w:rPr>
        <w:pPrChange w:id="452" w:author="Ece Öztürk" w:date="2018-02-16T10:22:00Z">
          <w:pPr>
            <w:pStyle w:val="ListParagraph"/>
            <w:ind w:left="1440"/>
          </w:pPr>
        </w:pPrChange>
      </w:pPr>
      <w:r w:rsidRPr="008E2AFF">
        <w:rPr>
          <w:lang w:val="en-US"/>
        </w:rPr>
        <w:t xml:space="preserve">After any configuration change, a restart of apache service is necessary: </w:t>
      </w:r>
    </w:p>
    <w:p w14:paraId="48D444A8" w14:textId="77777777" w:rsidR="008E2AFF" w:rsidRDefault="008E2AFF">
      <w:pPr>
        <w:pStyle w:val="ListParagraph"/>
        <w:rPr>
          <w:lang w:val="en-US"/>
        </w:rPr>
        <w:pPrChange w:id="453" w:author="Ece Öztürk" w:date="2018-02-16T10:22:00Z">
          <w:pPr>
            <w:pStyle w:val="ListParagraph"/>
            <w:ind w:left="1440"/>
          </w:pPr>
        </w:pPrChange>
      </w:pPr>
      <w:r w:rsidRPr="008E2AFF">
        <w:rPr>
          <w:lang w:val="en-US"/>
        </w:rPr>
        <w:t>sudo service apache2 restart</w:t>
      </w:r>
    </w:p>
    <w:p w14:paraId="125ABA20" w14:textId="77777777" w:rsidR="00FB4D1F" w:rsidRDefault="00FB4D1F">
      <w:pPr>
        <w:pStyle w:val="ListParagraph"/>
        <w:numPr>
          <w:ilvl w:val="0"/>
          <w:numId w:val="8"/>
        </w:numPr>
        <w:rPr>
          <w:lang w:val="en-US"/>
        </w:rPr>
        <w:pPrChange w:id="454" w:author="Ece Öztürk" w:date="2018-02-16T10:22:00Z">
          <w:pPr>
            <w:pStyle w:val="ListParagraph"/>
            <w:numPr>
              <w:numId w:val="8"/>
            </w:numPr>
            <w:spacing w:before="240"/>
            <w:ind w:hanging="360"/>
          </w:pPr>
        </w:pPrChange>
      </w:pPr>
      <w:r>
        <w:rPr>
          <w:lang w:val="en-US"/>
        </w:rPr>
        <w:t>Possible additional installations</w:t>
      </w:r>
    </w:p>
    <w:p w14:paraId="3DA30FFA" w14:textId="77777777" w:rsidR="00CC3BE3" w:rsidRDefault="00CC3BE3">
      <w:pPr>
        <w:pStyle w:val="ListParagraph"/>
        <w:numPr>
          <w:ilvl w:val="0"/>
          <w:numId w:val="9"/>
        </w:numPr>
        <w:rPr>
          <w:lang w:val="en-US"/>
        </w:rPr>
      </w:pPr>
      <w:r>
        <w:rPr>
          <w:lang w:val="en-US"/>
        </w:rPr>
        <w:t>Install ‘ant’, required to run MPD validator in Conformance-Software.</w:t>
      </w:r>
    </w:p>
    <w:p w14:paraId="33A8C60F" w14:textId="77777777" w:rsidR="00CC3BE3" w:rsidRDefault="00CC3BE3">
      <w:pPr>
        <w:pStyle w:val="ListParagraph"/>
        <w:rPr>
          <w:lang w:val="en-US"/>
        </w:rPr>
        <w:pPrChange w:id="455" w:author="Ece Öztürk" w:date="2018-02-16T10:22:00Z">
          <w:pPr>
            <w:pStyle w:val="ListParagraph"/>
            <w:ind w:left="1440" w:firstLine="360"/>
          </w:pPr>
        </w:pPrChange>
      </w:pPr>
      <w:r>
        <w:rPr>
          <w:lang w:val="en-US"/>
        </w:rPr>
        <w:t>sudo apt-get install ant</w:t>
      </w:r>
    </w:p>
    <w:p w14:paraId="6CC2F7ED" w14:textId="77777777" w:rsidR="00CC3BE3" w:rsidRDefault="00CC3BE3">
      <w:pPr>
        <w:pStyle w:val="ListParagraph"/>
        <w:numPr>
          <w:ilvl w:val="0"/>
          <w:numId w:val="9"/>
        </w:numPr>
        <w:rPr>
          <w:lang w:val="en-US"/>
        </w:rPr>
      </w:pPr>
      <w:r>
        <w:rPr>
          <w:lang w:val="en-US"/>
        </w:rPr>
        <w:t>XML extension of PHP</w:t>
      </w:r>
    </w:p>
    <w:p w14:paraId="0EAE2E12" w14:textId="77777777" w:rsidR="007237CD" w:rsidRDefault="00CC3BE3">
      <w:pPr>
        <w:pStyle w:val="ListParagraph"/>
        <w:rPr>
          <w:ins w:id="456" w:author="Adithyan Ilangovan" w:date="2017-03-30T14:12:00Z"/>
          <w:lang w:val="en-US"/>
        </w:rPr>
        <w:pPrChange w:id="457" w:author="Ece Öztürk" w:date="2018-02-16T10:22:00Z">
          <w:pPr>
            <w:pStyle w:val="ListParagraph"/>
            <w:ind w:left="1800"/>
          </w:pPr>
        </w:pPrChange>
      </w:pPr>
      <w:r>
        <w:rPr>
          <w:lang w:val="en-US"/>
        </w:rPr>
        <w:t>sudo apt-get install php5.6-xml</w:t>
      </w:r>
    </w:p>
    <w:p w14:paraId="4B2A1C77" w14:textId="77777777" w:rsidR="007237CD" w:rsidRDefault="00D369F2">
      <w:pPr>
        <w:pStyle w:val="ListParagraph"/>
        <w:numPr>
          <w:ilvl w:val="0"/>
          <w:numId w:val="9"/>
        </w:numPr>
        <w:rPr>
          <w:ins w:id="458" w:author="Adithyan Ilangovan" w:date="2017-03-30T14:12:00Z"/>
          <w:lang w:val="en-US"/>
        </w:rPr>
      </w:pPr>
      <w:ins w:id="459" w:author="Adithyan Ilangovan" w:date="2017-03-30T14:13:00Z">
        <w:r>
          <w:rPr>
            <w:lang w:val="en-US"/>
          </w:rPr>
          <w:t xml:space="preserve">Stdc++ </w:t>
        </w:r>
      </w:ins>
      <w:ins w:id="460" w:author="Adithyan Ilangovan" w:date="2017-03-30T14:14:00Z">
        <w:r>
          <w:rPr>
            <w:lang w:val="en-US"/>
          </w:rPr>
          <w:t>package</w:t>
        </w:r>
      </w:ins>
    </w:p>
    <w:p w14:paraId="2992D65A" w14:textId="77777777" w:rsidR="007237CD" w:rsidRDefault="006C7B74">
      <w:pPr>
        <w:pStyle w:val="ListParagraph"/>
        <w:rPr>
          <w:ins w:id="461" w:author="Adithyan Ilangovan" w:date="2017-03-30T14:12:00Z"/>
          <w:lang w:val="en-US"/>
        </w:rPr>
        <w:pPrChange w:id="462" w:author="Ece Öztürk" w:date="2018-02-16T10:22:00Z">
          <w:pPr>
            <w:pStyle w:val="ListParagraph"/>
            <w:ind w:left="1800"/>
          </w:pPr>
        </w:pPrChange>
      </w:pPr>
      <w:ins w:id="463" w:author="Adithyan Ilangovan" w:date="2017-03-30T14:14:00Z">
        <w:r w:rsidRPr="006C7B74">
          <w:rPr>
            <w:lang w:val="en-US"/>
          </w:rPr>
          <w:t>sudo apt-get install libstdc++6:i386</w:t>
        </w:r>
      </w:ins>
    </w:p>
    <w:p w14:paraId="0135FB5D" w14:textId="77777777" w:rsidR="007237CD" w:rsidRPr="00877C86" w:rsidRDefault="007237CD">
      <w:pPr>
        <w:pStyle w:val="ListParagraph"/>
        <w:rPr>
          <w:ins w:id="464" w:author="Adithyan Ilangovan" w:date="2017-03-30T11:08:00Z"/>
          <w:lang w:val="en-US"/>
        </w:rPr>
        <w:pPrChange w:id="465" w:author="Ece Öztürk" w:date="2018-02-16T10:22:00Z">
          <w:pPr>
            <w:pStyle w:val="ListParagraph"/>
            <w:ind w:left="1800"/>
          </w:pPr>
        </w:pPrChange>
      </w:pPr>
      <w:ins w:id="466" w:author="Adithyan Ilangovan" w:date="2017-03-30T14:12:00Z">
        <w:r>
          <w:rPr>
            <w:lang w:val="en-US"/>
          </w:rPr>
          <w:tab/>
        </w:r>
        <w:r>
          <w:rPr>
            <w:lang w:val="en-US"/>
          </w:rPr>
          <w:tab/>
        </w:r>
        <w:r>
          <w:rPr>
            <w:lang w:val="en-US"/>
          </w:rPr>
          <w:tab/>
        </w:r>
        <w:r>
          <w:rPr>
            <w:lang w:val="en-US"/>
          </w:rPr>
          <w:tab/>
        </w:r>
        <w:r>
          <w:rPr>
            <w:lang w:val="en-US"/>
          </w:rPr>
          <w:tab/>
        </w:r>
        <w:r>
          <w:rPr>
            <w:lang w:val="en-US"/>
          </w:rPr>
          <w:tab/>
        </w:r>
      </w:ins>
    </w:p>
    <w:p w14:paraId="0EF8C8E6" w14:textId="77777777" w:rsidR="00174AC6" w:rsidRDefault="00174AC6">
      <w:pPr>
        <w:rPr>
          <w:lang w:val="en-US"/>
        </w:rPr>
        <w:pPrChange w:id="467" w:author="Ece Öztürk" w:date="2018-02-16T10:22:00Z">
          <w:pPr>
            <w:pStyle w:val="ListParagraph"/>
            <w:ind w:left="1800"/>
          </w:pPr>
        </w:pPrChange>
      </w:pPr>
      <w:r>
        <w:rPr>
          <w:lang w:val="en-US"/>
        </w:rPr>
        <w:tab/>
      </w:r>
    </w:p>
    <w:p w14:paraId="793FD62D" w14:textId="77777777" w:rsidR="009F1179" w:rsidRDefault="00174AC6">
      <w:pPr>
        <w:pStyle w:val="ListParagraph"/>
        <w:numPr>
          <w:ilvl w:val="0"/>
          <w:numId w:val="8"/>
        </w:numPr>
        <w:rPr>
          <w:ins w:id="468" w:author="Adithyan Ilangovan" w:date="2017-03-30T11:10:00Z"/>
          <w:lang w:val="en-US"/>
        </w:rPr>
        <w:pPrChange w:id="469" w:author="Ece Öztürk" w:date="2018-02-16T10:22:00Z">
          <w:pPr>
            <w:pStyle w:val="ListParagraph"/>
            <w:ind w:left="1800"/>
          </w:pPr>
        </w:pPrChange>
      </w:pPr>
      <w:ins w:id="470" w:author="Adithyan Ilangovan" w:date="2017-03-30T11:09:00Z">
        <w:r>
          <w:rPr>
            <w:lang w:val="en-US"/>
          </w:rPr>
          <w:t xml:space="preserve">If everything works correctly, you should be able </w:t>
        </w:r>
        <w:r w:rsidR="00520967">
          <w:rPr>
            <w:lang w:val="en-US"/>
          </w:rPr>
          <w:t>to be open the Frontend conformance software</w:t>
        </w:r>
        <w:r w:rsidR="008D1B6D">
          <w:rPr>
            <w:lang w:val="en-US"/>
          </w:rPr>
          <w:t xml:space="preserve"> </w:t>
        </w:r>
      </w:ins>
      <w:ins w:id="471" w:author="Adithyan Ilangovan" w:date="2017-03-30T11:10:00Z">
        <w:r w:rsidR="003028CF">
          <w:rPr>
            <w:lang w:val="en-US"/>
          </w:rPr>
          <w:t>in your browser</w:t>
        </w:r>
      </w:ins>
      <w:ins w:id="472" w:author="Adithyan Ilangovan" w:date="2017-03-30T14:19:00Z">
        <w:r w:rsidR="008363DA">
          <w:rPr>
            <w:lang w:val="en-US"/>
          </w:rPr>
          <w:t xml:space="preserve"> </w:t>
        </w:r>
        <w:r w:rsidR="008363DA" w:rsidRPr="008363DA">
          <w:rPr>
            <w:lang w:val="en-US"/>
          </w:rPr>
          <w:t>by navigating</w:t>
        </w:r>
      </w:ins>
      <w:ins w:id="473" w:author="Adithyan Ilangovan" w:date="2017-03-30T11:10:00Z">
        <w:r w:rsidR="003028CF">
          <w:rPr>
            <w:lang w:val="en-US"/>
          </w:rPr>
          <w:t xml:space="preserve"> </w:t>
        </w:r>
      </w:ins>
      <w:ins w:id="474" w:author="Adithyan Ilangovan" w:date="2017-03-30T11:09:00Z">
        <w:r w:rsidR="008D1B6D">
          <w:rPr>
            <w:lang w:val="en-US"/>
          </w:rPr>
          <w:t>to</w:t>
        </w:r>
        <w:r w:rsidR="00520967">
          <w:rPr>
            <w:lang w:val="en-US"/>
          </w:rPr>
          <w:t>:</w:t>
        </w:r>
      </w:ins>
    </w:p>
    <w:p w14:paraId="210871A6" w14:textId="77777777" w:rsidR="00174AC6" w:rsidRPr="003028CF" w:rsidRDefault="00520967">
      <w:pPr>
        <w:pStyle w:val="ListParagraph"/>
        <w:rPr>
          <w:lang w:val="en-US"/>
          <w:rPrChange w:id="475" w:author="Adithyan Ilangovan" w:date="2017-03-30T11:10:00Z">
            <w:rPr>
              <w:iCs/>
              <w:lang w:val="en-US"/>
            </w:rPr>
          </w:rPrChange>
        </w:rPr>
        <w:pPrChange w:id="476" w:author="Ece Öztürk" w:date="2018-02-16T10:22:00Z">
          <w:pPr>
            <w:pStyle w:val="ListParagraph"/>
            <w:ind w:left="1800"/>
          </w:pPr>
        </w:pPrChange>
      </w:pPr>
      <w:ins w:id="477" w:author="Adithyan Ilangovan" w:date="2017-03-30T11:09:00Z">
        <w:r w:rsidRPr="003028CF">
          <w:rPr>
            <w:lang w:val="en-US"/>
            <w:rPrChange w:id="478" w:author="Adithyan Ilangovan" w:date="2017-03-30T11:10:00Z">
              <w:rPr>
                <w:iCs/>
                <w:lang w:val="en-US"/>
              </w:rPr>
            </w:rPrChange>
          </w:rPr>
          <w:t>http://localhost/CMAF_Conformance_Frontend/webfe/conformancetest.php</w:t>
        </w:r>
      </w:ins>
    </w:p>
    <w:p w14:paraId="5BFCC1BF" w14:textId="77777777" w:rsidR="007B2EC8" w:rsidRDefault="007B2EC8">
      <w:pPr>
        <w:pStyle w:val="Heading1"/>
        <w:pPrChange w:id="479" w:author="Ece Öztürk" w:date="2018-02-16T10:22:00Z">
          <w:pPr>
            <w:pStyle w:val="Heading1"/>
            <w:numPr>
              <w:numId w:val="1"/>
            </w:numPr>
          </w:pPr>
        </w:pPrChange>
      </w:pPr>
      <w:r>
        <w:lastRenderedPageBreak/>
        <w:t>Web-user interface</w:t>
      </w:r>
    </w:p>
    <w:p w14:paraId="0AA1B16E" w14:textId="77777777" w:rsidR="000C1C47" w:rsidRPr="000C1C47" w:rsidRDefault="000C1C47">
      <w:pPr>
        <w:pStyle w:val="Heading3"/>
        <w:pPrChange w:id="480" w:author="Ece Öztürk" w:date="2018-02-16T10:22:00Z">
          <w:pPr>
            <w:pStyle w:val="Heading3"/>
            <w:numPr>
              <w:ilvl w:val="0"/>
              <w:numId w:val="0"/>
            </w:numPr>
            <w:ind w:left="0" w:firstLine="0"/>
          </w:pPr>
        </w:pPrChange>
      </w:pPr>
      <w:r>
        <w:t>4.1 DASH Frontend</w:t>
      </w:r>
    </w:p>
    <w:p w14:paraId="782071CB" w14:textId="24DC50F1" w:rsidR="008449CB" w:rsidRDefault="008449CB">
      <w:r>
        <w:t>The web-based user interface for interaction with the conforman</w:t>
      </w:r>
      <w:r w:rsidR="00A11A53">
        <w:t xml:space="preserve">ce software is shown in Figure </w:t>
      </w:r>
      <w:ins w:id="481" w:author="Ece Öztürk" w:date="2018-02-16T10:24:00Z">
        <w:r w:rsidR="00322BCF">
          <w:t>6</w:t>
        </w:r>
      </w:ins>
      <w:del w:id="482" w:author="Ece Öztürk" w:date="2018-02-16T10:17:00Z">
        <w:r w:rsidR="00A11A53" w:rsidDel="002A1663">
          <w:delText>4</w:delText>
        </w:r>
      </w:del>
      <w:r>
        <w:t>.</w:t>
      </w:r>
      <w:r w:rsidR="007B2EC8">
        <w:rPr>
          <w:noProof/>
          <w:lang w:val="en-US" w:eastAsia="en-US"/>
        </w:rPr>
        <mc:AlternateContent>
          <mc:Choice Requires="wps">
            <w:drawing>
              <wp:anchor distT="0" distB="0" distL="114300" distR="114300" simplePos="0" relativeHeight="251660288" behindDoc="0" locked="0" layoutInCell="1" allowOverlap="1" wp14:anchorId="3F981B11" wp14:editId="495330AB">
                <wp:simplePos x="0" y="0"/>
                <wp:positionH relativeFrom="column">
                  <wp:posOffset>1477233</wp:posOffset>
                </wp:positionH>
                <wp:positionV relativeFrom="paragraph">
                  <wp:posOffset>5169535</wp:posOffset>
                </wp:positionV>
                <wp:extent cx="1864426" cy="421568"/>
                <wp:effectExtent l="0" t="0" r="0" b="0"/>
                <wp:wrapNone/>
                <wp:docPr id="11" name="Rectangle 11"/>
                <wp:cNvGraphicFramePr/>
                <a:graphic xmlns:a="http://schemas.openxmlformats.org/drawingml/2006/main">
                  <a:graphicData uri="http://schemas.microsoft.com/office/word/2010/wordprocessingShape">
                    <wps:wsp>
                      <wps:cNvSpPr/>
                      <wps:spPr>
                        <a:xfrm>
                          <a:off x="0" y="0"/>
                          <a:ext cx="1864426" cy="42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9F91D0" w14:textId="77777777" w:rsidR="00C15AB7" w:rsidRPr="001823B6" w:rsidRDefault="00C15AB7">
                            <w:pPr>
                              <w:rPr>
                                <w:lang w:val="en-US"/>
                              </w:rPr>
                              <w:pPrChange w:id="483" w:author="Ece Öztürk" w:date="2018-02-16T10:22:00Z">
                                <w:pPr>
                                  <w:jc w:val="center"/>
                                </w:pPr>
                              </w:pPrChange>
                            </w:pPr>
                            <w:r>
                              <w:rPr>
                                <w:lang w:val="en-US"/>
                              </w:rP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981B11" id="Rectangle 11" o:spid="_x0000_s1152" style="position:absolute;margin-left:116.3pt;margin-top:407.05pt;width:146.8pt;height:33.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" filled="f" stroked="f" strokeweight="1pt">
                <v:textbox>
                  <w:txbxContent>
                    <w:p w14:paraId="319F91D0" w14:textId="77777777" w:rsidR="00C15AB7" w:rsidRPr="001823B6" w:rsidRDefault="00C15AB7">
                      <w:pPr>
                        <w:rPr>
                          <w:lang w:val="en-US"/>
                        </w:rPr>
                        <w:pPrChange w:id="484" w:author="Ece Öztürk" w:date="2018-02-16T10:22:00Z">
                          <w:pPr>
                            <w:jc w:val="center"/>
                          </w:pPr>
                        </w:pPrChange>
                      </w:pPr>
                      <w:r>
                        <w:rPr>
                          <w:lang w:val="en-US"/>
                        </w:rPr>
                        <w:t>Results</w:t>
                      </w:r>
                    </w:p>
                  </w:txbxContent>
                </v:textbox>
              </v:rect>
            </w:pict>
          </mc:Fallback>
        </mc:AlternateContent>
      </w:r>
      <w:r w:rsidR="007B2EC8">
        <w:rPr>
          <w:noProof/>
          <w:lang w:val="en-US" w:eastAsia="en-US"/>
        </w:rPr>
        <mc:AlternateContent>
          <mc:Choice Requires="wps">
            <w:drawing>
              <wp:anchor distT="0" distB="0" distL="114300" distR="114300" simplePos="0" relativeHeight="251659264" behindDoc="0" locked="0" layoutInCell="1" allowOverlap="1" wp14:anchorId="177EF3A1" wp14:editId="7C55235A">
                <wp:simplePos x="0" y="0"/>
                <wp:positionH relativeFrom="column">
                  <wp:posOffset>4238518</wp:posOffset>
                </wp:positionH>
                <wp:positionV relativeFrom="paragraph">
                  <wp:posOffset>3911606</wp:posOffset>
                </wp:positionV>
                <wp:extent cx="1864426" cy="421568"/>
                <wp:effectExtent l="0" t="0" r="0" b="0"/>
                <wp:wrapNone/>
                <wp:docPr id="10" name="Rectangle 10"/>
                <wp:cNvGraphicFramePr/>
                <a:graphic xmlns:a="http://schemas.openxmlformats.org/drawingml/2006/main">
                  <a:graphicData uri="http://schemas.microsoft.com/office/word/2010/wordprocessingShape">
                    <wps:wsp>
                      <wps:cNvSpPr/>
                      <wps:spPr>
                        <a:xfrm>
                          <a:off x="0" y="0"/>
                          <a:ext cx="1864426" cy="42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7E92FA" w14:textId="77777777" w:rsidR="00C15AB7" w:rsidRPr="001823B6" w:rsidRDefault="00C15AB7">
                            <w:pPr>
                              <w:rPr>
                                <w:lang w:val="en-US"/>
                              </w:rPr>
                              <w:pPrChange w:id="485" w:author="Ece Öztürk" w:date="2018-02-16T10:22:00Z">
                                <w:pPr>
                                  <w:jc w:val="center"/>
                                </w:pPr>
                              </w:pPrChange>
                            </w:pPr>
                            <w:r w:rsidRPr="001823B6">
                              <w:rPr>
                                <w:lang w:val="en-US"/>
                              </w:rPr>
                              <w:t>MPD</w:t>
                            </w:r>
                            <w:r>
                              <w:rPr>
                                <w:lang w:val="en-US"/>
                              </w:rPr>
                              <w:t xml:space="preserve"> </w:t>
                            </w:r>
                            <w:r w:rsidRPr="001823B6">
                              <w:rPr>
                                <w:lang w:val="en-US"/>
                              </w:rPr>
                              <w:t>URL or file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7EF3A1" id="Rectangle 10" o:spid="_x0000_s1153" style="position:absolute;margin-left:333.75pt;margin-top:308pt;width:146.8pt;height:3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" filled="f" stroked="f" strokeweight="1pt">
                <v:textbox>
                  <w:txbxContent>
                    <w:p w14:paraId="757E92FA" w14:textId="77777777" w:rsidR="00C15AB7" w:rsidRPr="001823B6" w:rsidRDefault="00C15AB7">
                      <w:pPr>
                        <w:rPr>
                          <w:lang w:val="en-US"/>
                        </w:rPr>
                        <w:pPrChange w:id="486" w:author="Ece Öztürk" w:date="2018-02-16T10:22:00Z">
                          <w:pPr>
                            <w:jc w:val="center"/>
                          </w:pPr>
                        </w:pPrChange>
                      </w:pPr>
                      <w:r w:rsidRPr="001823B6">
                        <w:rPr>
                          <w:lang w:val="en-US"/>
                        </w:rPr>
                        <w:t>MPD</w:t>
                      </w:r>
                      <w:r>
                        <w:rPr>
                          <w:lang w:val="en-US"/>
                        </w:rPr>
                        <w:t xml:space="preserve"> </w:t>
                      </w:r>
                      <w:r w:rsidRPr="001823B6">
                        <w:rPr>
                          <w:lang w:val="en-US"/>
                        </w:rPr>
                        <w:t>URL or file selected</w:t>
                      </w:r>
                    </w:p>
                  </w:txbxContent>
                </v:textbox>
              </v:rect>
            </w:pict>
          </mc:Fallback>
        </mc:AlternateContent>
      </w:r>
      <w:r w:rsidR="007B2EC8">
        <w:rPr>
          <w:noProof/>
          <w:lang w:val="en-US" w:eastAsia="en-US"/>
        </w:rPr>
        <mc:AlternateContent>
          <mc:Choice Requires="wpc">
            <w:drawing>
              <wp:inline distT="0" distB="0" distL="0" distR="0" wp14:anchorId="693A38EA" wp14:editId="79A667B5">
                <wp:extent cx="6394863" cy="6271260"/>
                <wp:effectExtent l="1905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 name="Picture 46"/>
                          <pic:cNvPicPr/>
                        </pic:nvPicPr>
                        <pic:blipFill>
                          <a:blip r:embed="rId17"/>
                          <a:stretch>
                            <a:fillRect/>
                          </a:stretch>
                        </pic:blipFill>
                        <pic:spPr>
                          <a:xfrm>
                            <a:off x="0" y="7808"/>
                            <a:ext cx="6310630" cy="4730446"/>
                          </a:xfrm>
                          <a:prstGeom prst="rect">
                            <a:avLst/>
                          </a:prstGeom>
                        </pic:spPr>
                      </pic:pic>
                      <wps:wsp>
                        <wps:cNvPr id="7" name="Rectangle 7"/>
                        <wps:cNvSpPr/>
                        <wps:spPr>
                          <a:xfrm>
                            <a:off x="1330036" y="1745672"/>
                            <a:ext cx="2571008" cy="19000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a:off x="3461657" y="1941495"/>
                            <a:ext cx="2042556" cy="1965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4465122" y="3877234"/>
                            <a:ext cx="1845508" cy="42157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94133F" w14:textId="77777777" w:rsidR="00C15AB7" w:rsidRPr="001823B6" w:rsidRDefault="00C15AB7">
                              <w:r w:rsidRPr="001823B6">
                                <w:t>MPD</w:t>
                              </w:r>
                              <w:r>
                                <w:t xml:space="preserve"> </w:t>
                              </w:r>
                              <w:r w:rsidRPr="001823B6">
                                <w:t>URL or file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2816279"/>
                            <a:ext cx="3972296" cy="208229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456597" y="5143885"/>
                            <a:ext cx="1845310" cy="4210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1DD111" w14:textId="77777777" w:rsidR="00C15AB7" w:rsidRDefault="00C15AB7">
                              <w:pPr>
                                <w:pStyle w:val="NormalWeb"/>
                                <w:rPr>
                                  <w:sz w:val="24"/>
                                </w:rPr>
                                <w:pPrChange w:id="487" w:author="Ece Öztürk" w:date="2018-02-16T10:22:00Z">
                                  <w:pPr>
                                    <w:pStyle w:val="NormalWeb"/>
                                    <w:spacing w:before="0" w:beforeAutospacing="0" w:after="0" w:afterAutospacing="0"/>
                                    <w:jc w:val="center"/>
                                  </w:pPr>
                                </w:pPrChange>
                              </w:pPr>
                              <w:r>
                                <w:t>Results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stCxn id="47" idx="2"/>
                        </wps:cNvCnPr>
                        <wps:spPr>
                          <a:xfrm>
                            <a:off x="1986148" y="4898496"/>
                            <a:ext cx="412668" cy="30281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93A38EA" id="Canvas 6" o:spid="_x0000_s1154" editas="canvas" style="width:503.55pt;height:493.8pt;mso-position-horizontal-relative:char;mso-position-vertical-relative:line" coordsize="63944,62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">
                <v:shape id="_x0000_s1155" type="#_x0000_t75" style="position:absolute;width:63944;height:62712;visibility:visible;mso-wrap-style:square">
                  <v:fill o:detectmouseclick="t"/>
                  <v:path o:connecttype="none"/>
                </v:shape>
                <v:shape id="Picture 46" o:spid="_x0000_s1156" type="#_x0000_t75" style="position:absolute;top:78;width:63106;height:47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">
                  <v:imagedata r:id="rId18" o:title=""/>
                </v:shape>
                <v:rect id="Rectangle 7" o:spid="_x0000_s1157" style="position:absolute;left:13300;top:17456;width:25710;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" filled="f" strokecolor="red" strokeweight="3pt"/>
                <v:shape id="Straight Arrow Connector 8" o:spid="_x0000_s1158" type="#_x0000_t32" style="position:absolute;left:34616;top:19414;width:20426;height:19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" strokecolor="red" strokeweight="2.25pt">
                  <v:stroke endarrow="block" joinstyle="miter"/>
                </v:shape>
                <v:rect id="Rectangle 9" o:spid="_x0000_s1159" style="position:absolute;left:44651;top:38772;width:18455;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" filled="f" stroked="f" strokeweight="1pt">
                  <v:textbox>
                    <w:txbxContent>
                      <w:p w14:paraId="1794133F" w14:textId="77777777" w:rsidR="00C15AB7" w:rsidRPr="001823B6" w:rsidRDefault="00C15AB7">
                        <w:r w:rsidRPr="001823B6">
                          <w:t>MPD</w:t>
                        </w:r>
                        <w:r>
                          <w:t xml:space="preserve"> </w:t>
                        </w:r>
                        <w:r w:rsidRPr="001823B6">
                          <w:t>URL or file selected</w:t>
                        </w:r>
                      </w:p>
                    </w:txbxContent>
                  </v:textbox>
                </v:rect>
                <v:rect id="Rectangle 47" o:spid="_x0000_s1160" style="position:absolute;top:28162;width:39722;height:20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" filled="f" strokecolor="red" strokeweight="3pt"/>
                <v:rect id="Rectangle 48" o:spid="_x0000_s1161" style="position:absolute;left:14565;top:51438;width:18454;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TdzvwAAANsAAAAPAAAAZHJzL2Rvd25yZXYueG1sRE/Pa8Iw&#10;FL4P/B/CE7zNdE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DxETdzvwAAANsAAAAPAAAAAAAA&#10;AAAAAAAAAAcCAABkcnMvZG93bnJldi54bWxQSwUGAAAAAAMAAwC3AAAA8wIAAAAA&#10;" filled="f" stroked="f" strokeweight="1pt">
                  <v:textbox>
                    <w:txbxContent>
                      <w:p w14:paraId="3F1DD111" w14:textId="77777777" w:rsidR="00C15AB7" w:rsidRDefault="00C15AB7">
                        <w:pPr>
                          <w:pStyle w:val="NormalWeb"/>
                          <w:rPr>
                            <w:sz w:val="24"/>
                          </w:rPr>
                          <w:pPrChange w:id="488" w:author="Ece Öztürk" w:date="2018-02-16T10:22:00Z">
                            <w:pPr>
                              <w:pStyle w:val="NormalWeb"/>
                              <w:spacing w:before="0" w:beforeAutospacing="0" w:after="0" w:afterAutospacing="0"/>
                              <w:jc w:val="center"/>
                            </w:pPr>
                          </w:pPrChange>
                        </w:pPr>
                        <w:r>
                          <w:t>Results</w:t>
                        </w:r>
                      </w:p>
                    </w:txbxContent>
                  </v:textbox>
                </v:rect>
                <v:shape id="Straight Arrow Connector 49" o:spid="_x0000_s1162" type="#_x0000_t32" style="position:absolute;left:19861;top:48984;width:4127;height:3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" strokecolor="red" strokeweight="2.25pt">
                  <v:stroke endarrow="block" joinstyle="miter"/>
                </v:shape>
                <w10:anchorlock/>
              </v:group>
            </w:pict>
          </mc:Fallback>
        </mc:AlternateContent>
      </w:r>
    </w:p>
    <w:p w14:paraId="0FBA78BA" w14:textId="6CA193DE" w:rsidR="005E185E" w:rsidRDefault="008449CB">
      <w:pPr>
        <w:pStyle w:val="Caption"/>
        <w:pPrChange w:id="489" w:author="Ece Öztürk" w:date="2018-02-16T10:22:00Z">
          <w:pPr>
            <w:pStyle w:val="Caption"/>
            <w:jc w:val="center"/>
          </w:pPr>
        </w:pPrChange>
      </w:pPr>
      <w:r>
        <w:t xml:space="preserve">Figure </w:t>
      </w:r>
      <w:ins w:id="490" w:author="Ece Öztürk" w:date="2018-02-16T10:24:00Z">
        <w:r w:rsidR="00322BCF">
          <w:t>6</w:t>
        </w:r>
      </w:ins>
      <w:del w:id="491" w:author="Ece Öztürk" w:date="2018-02-16T10:17:00Z">
        <w:r w:rsidR="00912032" w:rsidDel="002A1663">
          <w:fldChar w:fldCharType="begin"/>
        </w:r>
        <w:r w:rsidR="00912032" w:rsidDel="002A1663">
          <w:delInstrText xml:space="preserve"> SEQ Figure \* ARABIC </w:delInstrText>
        </w:r>
        <w:r w:rsidR="00912032" w:rsidDel="002A1663">
          <w:fldChar w:fldCharType="separate"/>
        </w:r>
        <w:r w:rsidR="00C15AB7" w:rsidDel="002A1663">
          <w:rPr>
            <w:noProof/>
          </w:rPr>
          <w:delText>4</w:delText>
        </w:r>
        <w:r w:rsidR="00912032" w:rsidDel="002A1663">
          <w:rPr>
            <w:noProof/>
          </w:rPr>
          <w:fldChar w:fldCharType="end"/>
        </w:r>
      </w:del>
      <w:r>
        <w:t>: Web user interface of the conformance software.</w:t>
      </w:r>
    </w:p>
    <w:p w14:paraId="7FB63455" w14:textId="77777777" w:rsidR="000C1C47" w:rsidRDefault="000C1C47">
      <w:pPr>
        <w:pStyle w:val="Heading3"/>
        <w:pPrChange w:id="492" w:author="Ece Öztürk" w:date="2018-02-16T10:22:00Z">
          <w:pPr>
            <w:pStyle w:val="Heading3"/>
            <w:numPr>
              <w:ilvl w:val="0"/>
              <w:numId w:val="0"/>
            </w:numPr>
            <w:ind w:left="0" w:firstLine="0"/>
          </w:pPr>
        </w:pPrChange>
      </w:pPr>
      <w:r>
        <w:t>4.2 CMAF Frontend</w:t>
      </w:r>
    </w:p>
    <w:p w14:paraId="0C02AD00" w14:textId="185E140E" w:rsidR="000C1C47" w:rsidRDefault="006E4865">
      <w:r>
        <w:t xml:space="preserve">A query string should be used to initiate CMAF conformance as shown in the Figure </w:t>
      </w:r>
      <w:ins w:id="493" w:author="Ece Öztürk" w:date="2018-02-16T10:24:00Z">
        <w:r w:rsidR="00322BCF">
          <w:t>7</w:t>
        </w:r>
      </w:ins>
      <w:del w:id="494" w:author="Ece Öztürk" w:date="2018-02-16T10:17:00Z">
        <w:r w:rsidDel="007D5F9D">
          <w:delText>5</w:delText>
        </w:r>
      </w:del>
      <w:r>
        <w:t>.</w:t>
      </w:r>
    </w:p>
    <w:p w14:paraId="5DB37FE3" w14:textId="77777777" w:rsidR="006E4865" w:rsidRDefault="006E4865"/>
    <w:p w14:paraId="664F68CA" w14:textId="77777777" w:rsidR="009B729E" w:rsidRDefault="009C376F">
      <w:pPr>
        <w:rPr>
          <w:ins w:id="495" w:author="Ece Öztürk" w:date="2018-02-16T10:18:00Z"/>
        </w:rPr>
      </w:pPr>
      <w:r>
        <w:rPr>
          <w:noProof/>
          <w:lang w:val="en-US" w:eastAsia="en-US"/>
        </w:rPr>
        <w:lastRenderedPageBreak/>
        <mc:AlternateContent>
          <mc:Choice Requires="wps">
            <w:drawing>
              <wp:anchor distT="0" distB="0" distL="114300" distR="114300" simplePos="0" relativeHeight="251664384" behindDoc="0" locked="0" layoutInCell="1" allowOverlap="1" wp14:anchorId="7FE590DF" wp14:editId="24F3C09C">
                <wp:simplePos x="0" y="0"/>
                <wp:positionH relativeFrom="column">
                  <wp:posOffset>1668780</wp:posOffset>
                </wp:positionH>
                <wp:positionV relativeFrom="paragraph">
                  <wp:posOffset>3773805</wp:posOffset>
                </wp:positionV>
                <wp:extent cx="571500" cy="243840"/>
                <wp:effectExtent l="0" t="38100" r="57150" b="22860"/>
                <wp:wrapNone/>
                <wp:docPr id="190" name="Straight Arrow Connector 190"/>
                <wp:cNvGraphicFramePr/>
                <a:graphic xmlns:a="http://schemas.openxmlformats.org/drawingml/2006/main">
                  <a:graphicData uri="http://schemas.microsoft.com/office/word/2010/wordprocessingShape">
                    <wps:wsp>
                      <wps:cNvCnPr/>
                      <wps:spPr>
                        <a:xfrm flipV="1">
                          <a:off x="0" y="0"/>
                          <a:ext cx="571500" cy="2438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F7EA4" id="Straight Arrow Connector 190" o:spid="_x0000_s1026" type="#_x0000_t32" style="position:absolute;margin-left:131.4pt;margin-top:297.15pt;width:45pt;height:19.2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" strokecolor="red" strokeweight=".5pt">
                <v:stroke endarrow="block" joinstyle="miter"/>
              </v:shape>
            </w:pict>
          </mc:Fallback>
        </mc:AlternateContent>
      </w:r>
      <w:r>
        <w:rPr>
          <w:noProof/>
          <w:lang w:val="en-US" w:eastAsia="en-US"/>
        </w:rPr>
        <mc:AlternateContent>
          <mc:Choice Requires="wps">
            <w:drawing>
              <wp:anchor distT="0" distB="0" distL="114300" distR="114300" simplePos="0" relativeHeight="251663360" behindDoc="0" locked="0" layoutInCell="1" allowOverlap="1" wp14:anchorId="3630F56B" wp14:editId="0F43CE0F">
                <wp:simplePos x="0" y="0"/>
                <wp:positionH relativeFrom="column">
                  <wp:posOffset>1676400</wp:posOffset>
                </wp:positionH>
                <wp:positionV relativeFrom="paragraph">
                  <wp:posOffset>3438525</wp:posOffset>
                </wp:positionV>
                <wp:extent cx="571500" cy="220980"/>
                <wp:effectExtent l="0" t="0" r="76200" b="64770"/>
                <wp:wrapNone/>
                <wp:docPr id="189" name="Straight Arrow Connector 189"/>
                <wp:cNvGraphicFramePr/>
                <a:graphic xmlns:a="http://schemas.openxmlformats.org/drawingml/2006/main">
                  <a:graphicData uri="http://schemas.microsoft.com/office/word/2010/wordprocessingShape">
                    <wps:wsp>
                      <wps:cNvCnPr/>
                      <wps:spPr>
                        <a:xfrm>
                          <a:off x="0" y="0"/>
                          <a:ext cx="571500" cy="2209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6A38C" id="Straight Arrow Connector 189" o:spid="_x0000_s1026" type="#_x0000_t32" style="position:absolute;margin-left:132pt;margin-top:270.75pt;width:45pt;height:1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" strokecolor="red" strokeweight=".5pt">
                <v:stroke endarrow="block" joinstyle="miter"/>
              </v:shape>
            </w:pict>
          </mc:Fallback>
        </mc:AlternateContent>
      </w:r>
      <w:r>
        <w:rPr>
          <w:noProof/>
          <w:lang w:val="en-US" w:eastAsia="en-US"/>
        </w:rPr>
        <w:drawing>
          <wp:inline distT="0" distB="0" distL="0" distR="0" wp14:anchorId="3744D42A" wp14:editId="668C2A5E">
            <wp:extent cx="5943600" cy="4171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71950"/>
                    </a:xfrm>
                    <a:prstGeom prst="rect">
                      <a:avLst/>
                    </a:prstGeom>
                  </pic:spPr>
                </pic:pic>
              </a:graphicData>
            </a:graphic>
          </wp:inline>
        </w:drawing>
      </w:r>
    </w:p>
    <w:p w14:paraId="4A3E0BB8" w14:textId="07752632" w:rsidR="006E4865" w:rsidRPr="000C1C47" w:rsidRDefault="009B729E">
      <w:pPr>
        <w:pStyle w:val="Caption"/>
        <w:pPrChange w:id="496" w:author="Ece Öztürk" w:date="2018-02-16T10:22:00Z">
          <w:pPr/>
        </w:pPrChange>
      </w:pPr>
      <w:ins w:id="497" w:author="Ece Öztürk" w:date="2018-02-16T10:18:00Z">
        <w:r>
          <w:t>Figure</w:t>
        </w:r>
        <w:r w:rsidR="002A36DD">
          <w:t xml:space="preserve"> </w:t>
        </w:r>
      </w:ins>
      <w:ins w:id="498" w:author="Ece Öztürk" w:date="2018-02-16T10:24:00Z">
        <w:r w:rsidR="00322BCF">
          <w:t>7</w:t>
        </w:r>
      </w:ins>
      <w:ins w:id="499" w:author="Ece Öztürk" w:date="2018-02-16T10:18:00Z">
        <w:r>
          <w:t>: Query string usage for enabling CMAF conformance testing</w:t>
        </w:r>
      </w:ins>
    </w:p>
    <w:p w14:paraId="49546D08" w14:textId="77777777" w:rsidR="000C1C47" w:rsidRPr="000C1C47" w:rsidRDefault="000C1C47"/>
    <w:p w14:paraId="46E7A7EB" w14:textId="77777777" w:rsidR="005E185E" w:rsidRDefault="005E185E">
      <w:pPr>
        <w:pStyle w:val="Caption"/>
      </w:pPr>
    </w:p>
    <w:p w14:paraId="4021BE4F" w14:textId="77777777" w:rsidR="00EC46E7" w:rsidRPr="00EC46E7" w:rsidRDefault="00EC46E7"/>
    <w:p w14:paraId="698EB1AA" w14:textId="77777777" w:rsidR="006A581F" w:rsidRPr="005E185E" w:rsidRDefault="006A581F">
      <w:pPr>
        <w:pStyle w:val="Caption"/>
      </w:pPr>
      <w:r w:rsidRPr="005E185E">
        <w:t>References</w:t>
      </w:r>
    </w:p>
    <w:p w14:paraId="2242C637" w14:textId="77777777" w:rsidR="006A581F" w:rsidRDefault="006A581F">
      <w:r>
        <w:t>[1] ISO/IEC 23009-2, “</w:t>
      </w:r>
      <w:r w:rsidRPr="006A581F">
        <w:t>Information technology — Dynamic adaptive streaming over HTTP (DASH) — Part 2: Conformance and reference software</w:t>
      </w:r>
      <w:r>
        <w:t>”</w:t>
      </w:r>
    </w:p>
    <w:p w14:paraId="76BADE54" w14:textId="77777777" w:rsidR="006E4865" w:rsidRPr="002B36A7" w:rsidRDefault="006E4865">
      <w:r>
        <w:t xml:space="preserve">[2] Study of DIS of ISO/IEC 23000-19, “Common Media Application Format for Segmented Media”, Draft 2017.02.04 </w:t>
      </w:r>
    </w:p>
    <w:sectPr w:rsidR="006E4865" w:rsidRPr="002B36A7" w:rsidSect="00693977">
      <w:pgSz w:w="12240" w:h="15840"/>
      <w:pgMar w:top="1440" w:right="1440" w:bottom="1440" w:left="1440"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07E970" w14:textId="77777777" w:rsidR="00E93B43" w:rsidRDefault="00E93B43" w:rsidP="00567A60">
      <w:r>
        <w:separator/>
      </w:r>
    </w:p>
    <w:p w14:paraId="03932E5B" w14:textId="77777777" w:rsidR="00E93B43" w:rsidRDefault="00E93B43" w:rsidP="00567A60"/>
    <w:p w14:paraId="4066032B" w14:textId="77777777" w:rsidR="00E93B43" w:rsidRDefault="00E93B43" w:rsidP="00567A60"/>
    <w:p w14:paraId="2494659C" w14:textId="77777777" w:rsidR="00E93B43" w:rsidRDefault="00E93B43" w:rsidP="00567A60"/>
    <w:p w14:paraId="6C0AD51B" w14:textId="77777777" w:rsidR="00E93B43" w:rsidRDefault="00E93B43" w:rsidP="00567A60"/>
    <w:p w14:paraId="769E58ED" w14:textId="77777777" w:rsidR="00E93B43" w:rsidRDefault="00E93B43" w:rsidP="00567A60"/>
    <w:p w14:paraId="33C6807F" w14:textId="77777777" w:rsidR="00E93B43" w:rsidRDefault="00E93B43" w:rsidP="00567A60"/>
    <w:p w14:paraId="613C607A" w14:textId="77777777" w:rsidR="00E93B43" w:rsidRDefault="00E93B43" w:rsidP="00567A60"/>
    <w:p w14:paraId="644E0814" w14:textId="77777777" w:rsidR="00E93B43" w:rsidRDefault="00E93B43" w:rsidP="00567A60"/>
    <w:p w14:paraId="2098C65A" w14:textId="77777777" w:rsidR="00E93B43" w:rsidRDefault="00E93B43" w:rsidP="00567A60"/>
    <w:p w14:paraId="1FFE316E" w14:textId="77777777" w:rsidR="00E93B43" w:rsidRDefault="00E93B43" w:rsidP="00567A60"/>
    <w:p w14:paraId="75BB0E6B" w14:textId="77777777" w:rsidR="00E93B43" w:rsidRDefault="00E93B43" w:rsidP="00567A60"/>
    <w:p w14:paraId="24250753" w14:textId="77777777" w:rsidR="00E93B43" w:rsidRDefault="00E93B43" w:rsidP="00567A60"/>
    <w:p w14:paraId="3B96B6B9" w14:textId="77777777" w:rsidR="00E93B43" w:rsidRDefault="00E93B43" w:rsidP="00567A60"/>
    <w:p w14:paraId="1FEC9A32" w14:textId="77777777" w:rsidR="00E93B43" w:rsidRDefault="00E93B43" w:rsidP="00567A60"/>
    <w:p w14:paraId="52E4327A" w14:textId="77777777" w:rsidR="00E93B43" w:rsidRDefault="00E93B43" w:rsidP="00567A60"/>
    <w:p w14:paraId="177142A5" w14:textId="77777777" w:rsidR="00E93B43" w:rsidRDefault="00E93B43" w:rsidP="00567A60"/>
    <w:p w14:paraId="6F1682FD" w14:textId="77777777" w:rsidR="00E93B43" w:rsidRDefault="00E93B43" w:rsidP="00567A60"/>
    <w:p w14:paraId="4DAC15F3" w14:textId="77777777" w:rsidR="00E93B43" w:rsidRDefault="00E93B43" w:rsidP="00567A60"/>
    <w:p w14:paraId="5DD2F6CC" w14:textId="77777777" w:rsidR="00E93B43" w:rsidRDefault="00E93B43" w:rsidP="00567A60"/>
    <w:p w14:paraId="0152E30E" w14:textId="77777777" w:rsidR="00E93B43" w:rsidRDefault="00E93B43" w:rsidP="00567A60"/>
    <w:p w14:paraId="63DD35A0" w14:textId="77777777" w:rsidR="00E93B43" w:rsidRDefault="00E93B43" w:rsidP="00567A60"/>
  </w:endnote>
  <w:endnote w:type="continuationSeparator" w:id="0">
    <w:p w14:paraId="32B704BD" w14:textId="77777777" w:rsidR="00E93B43" w:rsidRDefault="00E93B43" w:rsidP="00567A60">
      <w:r>
        <w:continuationSeparator/>
      </w:r>
    </w:p>
    <w:p w14:paraId="323D93EA" w14:textId="77777777" w:rsidR="00E93B43" w:rsidRDefault="00E93B43" w:rsidP="00567A60"/>
    <w:p w14:paraId="7F6035E5" w14:textId="77777777" w:rsidR="00E93B43" w:rsidRDefault="00E93B43" w:rsidP="00567A60"/>
    <w:p w14:paraId="290093BF" w14:textId="77777777" w:rsidR="00E93B43" w:rsidRDefault="00E93B43" w:rsidP="00567A60"/>
    <w:p w14:paraId="1630BC1D" w14:textId="77777777" w:rsidR="00E93B43" w:rsidRDefault="00E93B43" w:rsidP="00567A60"/>
    <w:p w14:paraId="66AD6113" w14:textId="77777777" w:rsidR="00E93B43" w:rsidRDefault="00E93B43" w:rsidP="00567A60"/>
    <w:p w14:paraId="24720D1E" w14:textId="77777777" w:rsidR="00E93B43" w:rsidRDefault="00E93B43" w:rsidP="00567A60"/>
    <w:p w14:paraId="466DEB00" w14:textId="77777777" w:rsidR="00E93B43" w:rsidRDefault="00E93B43" w:rsidP="00567A60"/>
    <w:p w14:paraId="01DD3433" w14:textId="77777777" w:rsidR="00E93B43" w:rsidRDefault="00E93B43" w:rsidP="00567A60"/>
    <w:p w14:paraId="1E2829CC" w14:textId="77777777" w:rsidR="00E93B43" w:rsidRDefault="00E93B43" w:rsidP="00567A60"/>
    <w:p w14:paraId="05D84378" w14:textId="77777777" w:rsidR="00E93B43" w:rsidRDefault="00E93B43" w:rsidP="00567A60"/>
    <w:p w14:paraId="54A0FA3B" w14:textId="77777777" w:rsidR="00E93B43" w:rsidRDefault="00E93B43" w:rsidP="00567A60"/>
    <w:p w14:paraId="3EAC86A5" w14:textId="77777777" w:rsidR="00E93B43" w:rsidRDefault="00E93B43" w:rsidP="00567A60"/>
    <w:p w14:paraId="7BB64047" w14:textId="77777777" w:rsidR="00E93B43" w:rsidRDefault="00E93B43" w:rsidP="00567A60"/>
    <w:p w14:paraId="19CCE9EB" w14:textId="77777777" w:rsidR="00E93B43" w:rsidRDefault="00E93B43" w:rsidP="00567A60"/>
    <w:p w14:paraId="6536953D" w14:textId="77777777" w:rsidR="00E93B43" w:rsidRDefault="00E93B43" w:rsidP="00567A60"/>
    <w:p w14:paraId="7A084030" w14:textId="77777777" w:rsidR="00E93B43" w:rsidRDefault="00E93B43" w:rsidP="00567A60"/>
    <w:p w14:paraId="29937B62" w14:textId="77777777" w:rsidR="00E93B43" w:rsidRDefault="00E93B43" w:rsidP="00567A60"/>
    <w:p w14:paraId="19F12184" w14:textId="77777777" w:rsidR="00E93B43" w:rsidRDefault="00E93B43" w:rsidP="00567A60"/>
    <w:p w14:paraId="529F804C" w14:textId="77777777" w:rsidR="00E93B43" w:rsidRDefault="00E93B43" w:rsidP="00567A60"/>
    <w:p w14:paraId="4C09B80E" w14:textId="77777777" w:rsidR="00E93B43" w:rsidRDefault="00E93B43" w:rsidP="00567A60"/>
    <w:p w14:paraId="2BE6BFC3" w14:textId="77777777" w:rsidR="00E93B43" w:rsidRDefault="00E93B43" w:rsidP="00567A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FB59D" w14:textId="7A5CB55F" w:rsidR="00693977" w:rsidDel="005059F2" w:rsidRDefault="00693977">
    <w:pPr>
      <w:rPr>
        <w:del w:id="271" w:author="Ece Öztürk" w:date="2018-02-16T09:56:00Z"/>
        <w:noProof/>
      </w:rPr>
      <w:pPrChange w:id="272" w:author="Ece Öztürk" w:date="2018-02-16T10:22:00Z">
        <w:pPr>
          <w:pStyle w:val="Footer"/>
          <w:tabs>
            <w:tab w:val="clear" w:pos="4680"/>
            <w:tab w:val="clear" w:pos="9360"/>
          </w:tabs>
          <w:jc w:val="center"/>
        </w:pPr>
      </w:pPrChange>
    </w:pPr>
    <w:del w:id="273" w:author="Ece Öztürk" w:date="2018-02-16T09:56:00Z">
      <w:r w:rsidDel="005059F2">
        <w:fldChar w:fldCharType="begin"/>
      </w:r>
      <w:r w:rsidDel="005059F2">
        <w:delInstrText xml:space="preserve"> PAGE   \* MERGEFORMAT </w:delInstrText>
      </w:r>
      <w:r w:rsidDel="005059F2">
        <w:fldChar w:fldCharType="separate"/>
      </w:r>
      <w:r w:rsidR="005059F2" w:rsidDel="005059F2">
        <w:rPr>
          <w:noProof/>
        </w:rPr>
        <w:delText>3</w:delText>
      </w:r>
      <w:r w:rsidDel="005059F2">
        <w:rPr>
          <w:noProof/>
        </w:rPr>
        <w:fldChar w:fldCharType="end"/>
      </w:r>
    </w:del>
  </w:p>
  <w:p w14:paraId="66B6FC55" w14:textId="1E6A43C3" w:rsidR="005C0CEF" w:rsidDel="006F154C" w:rsidRDefault="005C0CEF">
    <w:pPr>
      <w:rPr>
        <w:del w:id="274" w:author="Ece Öztürk" w:date="2018-02-16T10:10:00Z"/>
      </w:rPr>
    </w:pPr>
  </w:p>
  <w:p w14:paraId="14FB40D8" w14:textId="6DB6597E" w:rsidR="00041C3D" w:rsidDel="006F154C" w:rsidRDefault="00041C3D">
    <w:pPr>
      <w:rPr>
        <w:del w:id="275" w:author="Ece Öztürk" w:date="2018-02-16T10:10:00Z"/>
      </w:rPr>
    </w:pPr>
  </w:p>
  <w:p w14:paraId="05F34A88" w14:textId="079425D2" w:rsidR="00041C3D" w:rsidDel="006F154C" w:rsidRDefault="00041C3D">
    <w:pPr>
      <w:rPr>
        <w:del w:id="276" w:author="Ece Öztürk" w:date="2018-02-16T10:10:00Z"/>
      </w:rPr>
    </w:pPr>
  </w:p>
  <w:p w14:paraId="617EEF63" w14:textId="597BA442" w:rsidR="00041C3D" w:rsidDel="006F154C" w:rsidRDefault="00041C3D">
    <w:pPr>
      <w:rPr>
        <w:del w:id="277" w:author="Ece Öztürk" w:date="2018-02-16T10:10:00Z"/>
      </w:rPr>
    </w:pPr>
  </w:p>
  <w:p w14:paraId="5DB29AB4" w14:textId="77594FF0" w:rsidR="003430AE" w:rsidDel="006F154C" w:rsidRDefault="003430AE">
    <w:pPr>
      <w:rPr>
        <w:del w:id="278" w:author="Ece Öztürk" w:date="2018-02-16T10:10:00Z"/>
      </w:rPr>
    </w:pPr>
  </w:p>
  <w:p w14:paraId="27E5E141" w14:textId="385CB3D5" w:rsidR="003430AE" w:rsidDel="006F154C" w:rsidRDefault="003430AE">
    <w:pPr>
      <w:rPr>
        <w:del w:id="279" w:author="Ece Öztürk" w:date="2018-02-16T10:10:00Z"/>
      </w:rPr>
    </w:pPr>
  </w:p>
  <w:p w14:paraId="38FF49BD" w14:textId="576BBFC7" w:rsidR="003430AE" w:rsidDel="006F154C" w:rsidRDefault="003430AE">
    <w:pPr>
      <w:rPr>
        <w:del w:id="280" w:author="Ece Öztürk" w:date="2018-02-16T10:10:00Z"/>
      </w:rPr>
    </w:pPr>
  </w:p>
  <w:p w14:paraId="34BCAA4F" w14:textId="5BA9277B" w:rsidR="003430AE" w:rsidDel="006F154C" w:rsidRDefault="003430AE">
    <w:pPr>
      <w:rPr>
        <w:del w:id="281" w:author="Ece Öztürk" w:date="2018-02-16T10:10:00Z"/>
      </w:rPr>
    </w:pPr>
  </w:p>
  <w:p w14:paraId="44DE5996" w14:textId="035C92FF" w:rsidR="003430AE" w:rsidDel="006F154C" w:rsidRDefault="003430AE">
    <w:pPr>
      <w:rPr>
        <w:del w:id="282" w:author="Ece Öztürk" w:date="2018-02-16T10:10:00Z"/>
      </w:rPr>
    </w:pPr>
  </w:p>
  <w:p w14:paraId="20BB0E49" w14:textId="77777777" w:rsidR="00405440" w:rsidRDefault="00405440" w:rsidP="00567A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5C8DB" w14:textId="77777777" w:rsidR="00E93B43" w:rsidRDefault="00E93B43" w:rsidP="00567A60">
      <w:r>
        <w:separator/>
      </w:r>
    </w:p>
    <w:p w14:paraId="3DE74097" w14:textId="77777777" w:rsidR="00E93B43" w:rsidRDefault="00E93B43" w:rsidP="00567A60"/>
    <w:p w14:paraId="6BA5C22F" w14:textId="77777777" w:rsidR="00E93B43" w:rsidRDefault="00E93B43" w:rsidP="00567A60"/>
    <w:p w14:paraId="51178367" w14:textId="77777777" w:rsidR="00E93B43" w:rsidRDefault="00E93B43" w:rsidP="00567A60"/>
    <w:p w14:paraId="0E18E9DA" w14:textId="77777777" w:rsidR="00E93B43" w:rsidRDefault="00E93B43" w:rsidP="00567A60"/>
    <w:p w14:paraId="6CD00518" w14:textId="77777777" w:rsidR="00E93B43" w:rsidRDefault="00E93B43" w:rsidP="00567A60"/>
    <w:p w14:paraId="03604CB4" w14:textId="77777777" w:rsidR="00E93B43" w:rsidRDefault="00E93B43" w:rsidP="00567A60"/>
    <w:p w14:paraId="206B46EC" w14:textId="77777777" w:rsidR="00E93B43" w:rsidRDefault="00E93B43" w:rsidP="00567A60"/>
    <w:p w14:paraId="4E8C81AF" w14:textId="77777777" w:rsidR="00E93B43" w:rsidRDefault="00E93B43" w:rsidP="00567A60"/>
    <w:p w14:paraId="7F57E805" w14:textId="77777777" w:rsidR="00E93B43" w:rsidRDefault="00E93B43" w:rsidP="00567A60"/>
    <w:p w14:paraId="6A6CF2A9" w14:textId="77777777" w:rsidR="00E93B43" w:rsidRDefault="00E93B43" w:rsidP="00567A60"/>
    <w:p w14:paraId="70A63E7E" w14:textId="77777777" w:rsidR="00E93B43" w:rsidRDefault="00E93B43" w:rsidP="00567A60"/>
    <w:p w14:paraId="34B866B4" w14:textId="77777777" w:rsidR="00E93B43" w:rsidRDefault="00E93B43" w:rsidP="00567A60"/>
    <w:p w14:paraId="2148D5D8" w14:textId="77777777" w:rsidR="00E93B43" w:rsidRDefault="00E93B43" w:rsidP="00567A60"/>
    <w:p w14:paraId="024079C4" w14:textId="77777777" w:rsidR="00E93B43" w:rsidRDefault="00E93B43" w:rsidP="00567A60"/>
    <w:p w14:paraId="7E8C13D0" w14:textId="77777777" w:rsidR="00E93B43" w:rsidRDefault="00E93B43" w:rsidP="00567A60"/>
    <w:p w14:paraId="5EE11AEF" w14:textId="77777777" w:rsidR="00E93B43" w:rsidRDefault="00E93B43" w:rsidP="00567A60"/>
    <w:p w14:paraId="7CD323DA" w14:textId="77777777" w:rsidR="00E93B43" w:rsidRDefault="00E93B43" w:rsidP="00567A60"/>
    <w:p w14:paraId="4B136B04" w14:textId="77777777" w:rsidR="00E93B43" w:rsidRDefault="00E93B43" w:rsidP="00567A60"/>
    <w:p w14:paraId="42FD4601" w14:textId="77777777" w:rsidR="00E93B43" w:rsidRDefault="00E93B43" w:rsidP="00567A60"/>
    <w:p w14:paraId="09736E22" w14:textId="77777777" w:rsidR="00E93B43" w:rsidRDefault="00E93B43" w:rsidP="00567A60"/>
    <w:p w14:paraId="2C54B2B1" w14:textId="77777777" w:rsidR="00E93B43" w:rsidRDefault="00E93B43" w:rsidP="00567A60"/>
  </w:footnote>
  <w:footnote w:type="continuationSeparator" w:id="0">
    <w:p w14:paraId="7516B269" w14:textId="77777777" w:rsidR="00E93B43" w:rsidRDefault="00E93B43" w:rsidP="00567A60">
      <w:r>
        <w:continuationSeparator/>
      </w:r>
    </w:p>
    <w:p w14:paraId="02C75BC9" w14:textId="77777777" w:rsidR="00E93B43" w:rsidRDefault="00E93B43" w:rsidP="00567A60"/>
    <w:p w14:paraId="3518E864" w14:textId="77777777" w:rsidR="00E93B43" w:rsidRDefault="00E93B43" w:rsidP="00567A60"/>
    <w:p w14:paraId="17980AEA" w14:textId="77777777" w:rsidR="00E93B43" w:rsidRDefault="00E93B43" w:rsidP="00567A60"/>
    <w:p w14:paraId="3EE78188" w14:textId="77777777" w:rsidR="00E93B43" w:rsidRDefault="00E93B43" w:rsidP="00567A60"/>
    <w:p w14:paraId="52612608" w14:textId="77777777" w:rsidR="00E93B43" w:rsidRDefault="00E93B43" w:rsidP="00567A60"/>
    <w:p w14:paraId="73FCE2C2" w14:textId="77777777" w:rsidR="00E93B43" w:rsidRDefault="00E93B43" w:rsidP="00567A60"/>
    <w:p w14:paraId="47943538" w14:textId="77777777" w:rsidR="00E93B43" w:rsidRDefault="00E93B43" w:rsidP="00567A60"/>
    <w:p w14:paraId="1BCA9238" w14:textId="77777777" w:rsidR="00E93B43" w:rsidRDefault="00E93B43" w:rsidP="00567A60"/>
    <w:p w14:paraId="45581EE6" w14:textId="77777777" w:rsidR="00E93B43" w:rsidRDefault="00E93B43" w:rsidP="00567A60"/>
    <w:p w14:paraId="60A62C01" w14:textId="77777777" w:rsidR="00E93B43" w:rsidRDefault="00E93B43" w:rsidP="00567A60"/>
    <w:p w14:paraId="61F30305" w14:textId="77777777" w:rsidR="00E93B43" w:rsidRDefault="00E93B43" w:rsidP="00567A60"/>
    <w:p w14:paraId="42C7BCCB" w14:textId="77777777" w:rsidR="00E93B43" w:rsidRDefault="00E93B43" w:rsidP="00567A60"/>
    <w:p w14:paraId="03A299C2" w14:textId="77777777" w:rsidR="00E93B43" w:rsidRDefault="00E93B43" w:rsidP="00567A60"/>
    <w:p w14:paraId="0FF14B12" w14:textId="77777777" w:rsidR="00E93B43" w:rsidRDefault="00E93B43" w:rsidP="00567A60"/>
    <w:p w14:paraId="36D9AFBB" w14:textId="77777777" w:rsidR="00E93B43" w:rsidRDefault="00E93B43" w:rsidP="00567A60"/>
    <w:p w14:paraId="583769A1" w14:textId="77777777" w:rsidR="00E93B43" w:rsidRDefault="00E93B43" w:rsidP="00567A60"/>
    <w:p w14:paraId="60DC3761" w14:textId="77777777" w:rsidR="00E93B43" w:rsidRDefault="00E93B43" w:rsidP="00567A60"/>
    <w:p w14:paraId="7B4561AC" w14:textId="77777777" w:rsidR="00E93B43" w:rsidRDefault="00E93B43" w:rsidP="00567A60"/>
    <w:p w14:paraId="2FC0F0BB" w14:textId="77777777" w:rsidR="00E93B43" w:rsidRDefault="00E93B43" w:rsidP="00567A60"/>
    <w:p w14:paraId="17E0097B" w14:textId="77777777" w:rsidR="00E93B43" w:rsidRDefault="00E93B43" w:rsidP="00567A60"/>
    <w:p w14:paraId="08D87B78" w14:textId="77777777" w:rsidR="00E93B43" w:rsidRDefault="00E93B43" w:rsidP="00567A6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59AD"/>
    <w:multiLevelType w:val="hybridMultilevel"/>
    <w:tmpl w:val="D2661C20"/>
    <w:lvl w:ilvl="0" w:tplc="42CE6CEA">
      <w:start w:val="1"/>
      <w:numFmt w:val="upperLetter"/>
      <w:pStyle w:val="Appendix"/>
      <w:lvlText w:val="Anne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716DE0"/>
    <w:multiLevelType w:val="hybridMultilevel"/>
    <w:tmpl w:val="1C8A2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B01AF"/>
    <w:multiLevelType w:val="multilevel"/>
    <w:tmpl w:val="8856B1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53635E6"/>
    <w:multiLevelType w:val="hybridMultilevel"/>
    <w:tmpl w:val="0D689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D350EC"/>
    <w:multiLevelType w:val="hybridMultilevel"/>
    <w:tmpl w:val="89DC3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001F86"/>
    <w:multiLevelType w:val="hybridMultilevel"/>
    <w:tmpl w:val="AD02BB94"/>
    <w:lvl w:ilvl="0" w:tplc="7CDA4A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0DC2456"/>
    <w:multiLevelType w:val="hybridMultilevel"/>
    <w:tmpl w:val="EDFA3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A34068"/>
    <w:multiLevelType w:val="multilevel"/>
    <w:tmpl w:val="3B1E37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A2D60EA"/>
    <w:multiLevelType w:val="hybridMultilevel"/>
    <w:tmpl w:val="7A28C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C51F26"/>
    <w:multiLevelType w:val="hybridMultilevel"/>
    <w:tmpl w:val="6EA08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7"/>
  </w:num>
  <w:num w:numId="3">
    <w:abstractNumId w:val="2"/>
  </w:num>
  <w:num w:numId="4">
    <w:abstractNumId w:val="0"/>
  </w:num>
  <w:num w:numId="5">
    <w:abstractNumId w:val="3"/>
  </w:num>
  <w:num w:numId="6">
    <w:abstractNumId w:val="9"/>
  </w:num>
  <w:num w:numId="7">
    <w:abstractNumId w:val="4"/>
  </w:num>
  <w:num w:numId="8">
    <w:abstractNumId w:val="6"/>
  </w:num>
  <w:num w:numId="9">
    <w:abstractNumId w:val="5"/>
  </w:num>
  <w:num w:numId="10">
    <w:abstractNumId w:val="1"/>
  </w:num>
  <w:num w:numId="11">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ce Öztürk">
    <w15:presenceInfo w15:providerId="Windows Live" w15:userId="d7b39fc1837d2eb3"/>
  </w15:person>
  <w15:person w15:author="Adithyan Ilangovan">
    <w15:presenceInfo w15:providerId="Windows Live" w15:userId="500003cc50dcf3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EC8"/>
    <w:rsid w:val="000000EB"/>
    <w:rsid w:val="00003293"/>
    <w:rsid w:val="00005FE0"/>
    <w:rsid w:val="00015CE6"/>
    <w:rsid w:val="00041C3D"/>
    <w:rsid w:val="000843A5"/>
    <w:rsid w:val="00085532"/>
    <w:rsid w:val="000876E0"/>
    <w:rsid w:val="000C1C47"/>
    <w:rsid w:val="000D214F"/>
    <w:rsid w:val="000D2AF2"/>
    <w:rsid w:val="000D524C"/>
    <w:rsid w:val="00102A6B"/>
    <w:rsid w:val="00107524"/>
    <w:rsid w:val="00107FF5"/>
    <w:rsid w:val="001217B2"/>
    <w:rsid w:val="0013162C"/>
    <w:rsid w:val="00134175"/>
    <w:rsid w:val="00134E8B"/>
    <w:rsid w:val="0014009C"/>
    <w:rsid w:val="0014644D"/>
    <w:rsid w:val="00147ECE"/>
    <w:rsid w:val="001502DF"/>
    <w:rsid w:val="00154BFE"/>
    <w:rsid w:val="001679D9"/>
    <w:rsid w:val="00174AC6"/>
    <w:rsid w:val="001855D9"/>
    <w:rsid w:val="00191CEE"/>
    <w:rsid w:val="001A2874"/>
    <w:rsid w:val="001C7047"/>
    <w:rsid w:val="001D35B9"/>
    <w:rsid w:val="001F73F9"/>
    <w:rsid w:val="0020421F"/>
    <w:rsid w:val="002046B9"/>
    <w:rsid w:val="0020471A"/>
    <w:rsid w:val="002072D7"/>
    <w:rsid w:val="00211DBF"/>
    <w:rsid w:val="00243C53"/>
    <w:rsid w:val="0024478A"/>
    <w:rsid w:val="002466F8"/>
    <w:rsid w:val="00286A2E"/>
    <w:rsid w:val="002A1663"/>
    <w:rsid w:val="002A36DD"/>
    <w:rsid w:val="002B36A7"/>
    <w:rsid w:val="002E62CA"/>
    <w:rsid w:val="002F5E13"/>
    <w:rsid w:val="00300B24"/>
    <w:rsid w:val="00301AFE"/>
    <w:rsid w:val="003028CF"/>
    <w:rsid w:val="00312FDC"/>
    <w:rsid w:val="00322BCF"/>
    <w:rsid w:val="003248B0"/>
    <w:rsid w:val="00327FBD"/>
    <w:rsid w:val="00335F9C"/>
    <w:rsid w:val="003430AE"/>
    <w:rsid w:val="00343C19"/>
    <w:rsid w:val="0034535D"/>
    <w:rsid w:val="00346221"/>
    <w:rsid w:val="00350880"/>
    <w:rsid w:val="00354F5B"/>
    <w:rsid w:val="003570C4"/>
    <w:rsid w:val="0036798B"/>
    <w:rsid w:val="00373631"/>
    <w:rsid w:val="00386087"/>
    <w:rsid w:val="0038633A"/>
    <w:rsid w:val="00387DF7"/>
    <w:rsid w:val="003939A7"/>
    <w:rsid w:val="003C478A"/>
    <w:rsid w:val="003C7096"/>
    <w:rsid w:val="003F1F96"/>
    <w:rsid w:val="0040352D"/>
    <w:rsid w:val="00405440"/>
    <w:rsid w:val="004065E3"/>
    <w:rsid w:val="0042201C"/>
    <w:rsid w:val="00433746"/>
    <w:rsid w:val="00441559"/>
    <w:rsid w:val="00442A8C"/>
    <w:rsid w:val="00442B48"/>
    <w:rsid w:val="004702D2"/>
    <w:rsid w:val="004B2227"/>
    <w:rsid w:val="004C5987"/>
    <w:rsid w:val="004E0B2E"/>
    <w:rsid w:val="0050433D"/>
    <w:rsid w:val="005059F2"/>
    <w:rsid w:val="00510641"/>
    <w:rsid w:val="005155A9"/>
    <w:rsid w:val="00520967"/>
    <w:rsid w:val="005455DE"/>
    <w:rsid w:val="00546867"/>
    <w:rsid w:val="00546AE8"/>
    <w:rsid w:val="00554D83"/>
    <w:rsid w:val="005558B8"/>
    <w:rsid w:val="00557B40"/>
    <w:rsid w:val="00567A60"/>
    <w:rsid w:val="00587042"/>
    <w:rsid w:val="005C004B"/>
    <w:rsid w:val="005C0CEF"/>
    <w:rsid w:val="005E185E"/>
    <w:rsid w:val="005F631D"/>
    <w:rsid w:val="00600557"/>
    <w:rsid w:val="00600837"/>
    <w:rsid w:val="0060243D"/>
    <w:rsid w:val="006216C8"/>
    <w:rsid w:val="006323E6"/>
    <w:rsid w:val="006352B9"/>
    <w:rsid w:val="006377D6"/>
    <w:rsid w:val="00637E89"/>
    <w:rsid w:val="006462F2"/>
    <w:rsid w:val="00672B1E"/>
    <w:rsid w:val="0068110D"/>
    <w:rsid w:val="00690D56"/>
    <w:rsid w:val="00693977"/>
    <w:rsid w:val="006A581F"/>
    <w:rsid w:val="006C7B74"/>
    <w:rsid w:val="006E4865"/>
    <w:rsid w:val="006F13D8"/>
    <w:rsid w:val="006F154C"/>
    <w:rsid w:val="00702F18"/>
    <w:rsid w:val="00706C0D"/>
    <w:rsid w:val="00712099"/>
    <w:rsid w:val="007237CD"/>
    <w:rsid w:val="00737A7B"/>
    <w:rsid w:val="00744486"/>
    <w:rsid w:val="00747605"/>
    <w:rsid w:val="007507C5"/>
    <w:rsid w:val="00762DE4"/>
    <w:rsid w:val="007B0E24"/>
    <w:rsid w:val="007B2EC8"/>
    <w:rsid w:val="007B3FE3"/>
    <w:rsid w:val="007C08F3"/>
    <w:rsid w:val="007D5F9D"/>
    <w:rsid w:val="007D63DC"/>
    <w:rsid w:val="00810A07"/>
    <w:rsid w:val="0081138E"/>
    <w:rsid w:val="00813D4D"/>
    <w:rsid w:val="008201D9"/>
    <w:rsid w:val="00824817"/>
    <w:rsid w:val="0082711D"/>
    <w:rsid w:val="008363DA"/>
    <w:rsid w:val="008449CB"/>
    <w:rsid w:val="00856255"/>
    <w:rsid w:val="008700FC"/>
    <w:rsid w:val="00874D99"/>
    <w:rsid w:val="00875A7A"/>
    <w:rsid w:val="00877C86"/>
    <w:rsid w:val="00887947"/>
    <w:rsid w:val="008A2BF3"/>
    <w:rsid w:val="008A6D86"/>
    <w:rsid w:val="008C19CF"/>
    <w:rsid w:val="008C20F1"/>
    <w:rsid w:val="008D1B6D"/>
    <w:rsid w:val="008D7128"/>
    <w:rsid w:val="008E2AFF"/>
    <w:rsid w:val="008F40C6"/>
    <w:rsid w:val="00903A90"/>
    <w:rsid w:val="009040E3"/>
    <w:rsid w:val="00906230"/>
    <w:rsid w:val="00912032"/>
    <w:rsid w:val="00917199"/>
    <w:rsid w:val="00920B23"/>
    <w:rsid w:val="009210EE"/>
    <w:rsid w:val="00921C56"/>
    <w:rsid w:val="00953DC5"/>
    <w:rsid w:val="00955565"/>
    <w:rsid w:val="009A5540"/>
    <w:rsid w:val="009B5ADA"/>
    <w:rsid w:val="009B729E"/>
    <w:rsid w:val="009C376F"/>
    <w:rsid w:val="009D71D4"/>
    <w:rsid w:val="009E07EB"/>
    <w:rsid w:val="009F1179"/>
    <w:rsid w:val="009F7570"/>
    <w:rsid w:val="00A07D45"/>
    <w:rsid w:val="00A111FB"/>
    <w:rsid w:val="00A11A53"/>
    <w:rsid w:val="00A15375"/>
    <w:rsid w:val="00A1780E"/>
    <w:rsid w:val="00A36F9E"/>
    <w:rsid w:val="00A70F6F"/>
    <w:rsid w:val="00A84722"/>
    <w:rsid w:val="00A85617"/>
    <w:rsid w:val="00AB7DE5"/>
    <w:rsid w:val="00AC60EA"/>
    <w:rsid w:val="00AC7A80"/>
    <w:rsid w:val="00AD7FBB"/>
    <w:rsid w:val="00AF19C7"/>
    <w:rsid w:val="00AF5DA8"/>
    <w:rsid w:val="00AF6766"/>
    <w:rsid w:val="00B2367E"/>
    <w:rsid w:val="00B46529"/>
    <w:rsid w:val="00B60C18"/>
    <w:rsid w:val="00B7167C"/>
    <w:rsid w:val="00B9150F"/>
    <w:rsid w:val="00B96161"/>
    <w:rsid w:val="00BB2EE8"/>
    <w:rsid w:val="00BB50C4"/>
    <w:rsid w:val="00BB6CEA"/>
    <w:rsid w:val="00BC352B"/>
    <w:rsid w:val="00BC722F"/>
    <w:rsid w:val="00BC7D52"/>
    <w:rsid w:val="00C017CA"/>
    <w:rsid w:val="00C02BC0"/>
    <w:rsid w:val="00C03753"/>
    <w:rsid w:val="00C038B7"/>
    <w:rsid w:val="00C047C8"/>
    <w:rsid w:val="00C15AB7"/>
    <w:rsid w:val="00C21D09"/>
    <w:rsid w:val="00C73D6E"/>
    <w:rsid w:val="00C75384"/>
    <w:rsid w:val="00CA42B4"/>
    <w:rsid w:val="00CC32EF"/>
    <w:rsid w:val="00CC3BE3"/>
    <w:rsid w:val="00CD197E"/>
    <w:rsid w:val="00CD26F1"/>
    <w:rsid w:val="00CE1F49"/>
    <w:rsid w:val="00CE7FA5"/>
    <w:rsid w:val="00CF1228"/>
    <w:rsid w:val="00CF6BD6"/>
    <w:rsid w:val="00CF7457"/>
    <w:rsid w:val="00CF794B"/>
    <w:rsid w:val="00D34279"/>
    <w:rsid w:val="00D369F2"/>
    <w:rsid w:val="00D43666"/>
    <w:rsid w:val="00D45886"/>
    <w:rsid w:val="00D55974"/>
    <w:rsid w:val="00D77997"/>
    <w:rsid w:val="00D844AC"/>
    <w:rsid w:val="00D908F1"/>
    <w:rsid w:val="00D94608"/>
    <w:rsid w:val="00DB5B78"/>
    <w:rsid w:val="00DC008A"/>
    <w:rsid w:val="00DC1C9D"/>
    <w:rsid w:val="00DE4C3B"/>
    <w:rsid w:val="00DF6F82"/>
    <w:rsid w:val="00E37919"/>
    <w:rsid w:val="00E503CF"/>
    <w:rsid w:val="00E603CA"/>
    <w:rsid w:val="00E75246"/>
    <w:rsid w:val="00E765B2"/>
    <w:rsid w:val="00E9379B"/>
    <w:rsid w:val="00E93B43"/>
    <w:rsid w:val="00EC46E7"/>
    <w:rsid w:val="00ED4713"/>
    <w:rsid w:val="00ED6037"/>
    <w:rsid w:val="00EE5E82"/>
    <w:rsid w:val="00EF7218"/>
    <w:rsid w:val="00F039ED"/>
    <w:rsid w:val="00F13436"/>
    <w:rsid w:val="00F17F3E"/>
    <w:rsid w:val="00F25404"/>
    <w:rsid w:val="00F33256"/>
    <w:rsid w:val="00F3738B"/>
    <w:rsid w:val="00F43284"/>
    <w:rsid w:val="00F51DB5"/>
    <w:rsid w:val="00F634AE"/>
    <w:rsid w:val="00F65B23"/>
    <w:rsid w:val="00F7127D"/>
    <w:rsid w:val="00F9380D"/>
    <w:rsid w:val="00FA1BD8"/>
    <w:rsid w:val="00FB4D1F"/>
    <w:rsid w:val="00FC7D1E"/>
    <w:rsid w:val="00FE3B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7BFD7"/>
  <w15:chartTrackingRefBased/>
  <w15:docId w15:val="{3530F35A-B0D9-495E-99AE-070ED7722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567A60"/>
    <w:pPr>
      <w:pPrChange w:id="0" w:author="Ece Öztürk" w:date="2018-02-16T10:22:00Z">
        <w:pPr>
          <w:jc w:val="both"/>
        </w:pPr>
      </w:pPrChange>
    </w:pPr>
    <w:rPr>
      <w:rFonts w:ascii="Arial" w:eastAsia="Times New Roman" w:hAnsi="Arial"/>
      <w:sz w:val="22"/>
      <w:szCs w:val="24"/>
      <w:lang w:eastAsia="de-DE"/>
      <w:rPrChange w:id="0" w:author="Ece Öztürk" w:date="2018-02-16T10:22:00Z">
        <w:rPr>
          <w:rFonts w:ascii="Arial" w:hAnsi="Arial"/>
          <w:sz w:val="22"/>
          <w:szCs w:val="24"/>
          <w:lang w:val="en-GB" w:eastAsia="de-DE" w:bidi="ar-SA"/>
        </w:rPr>
      </w:rPrChange>
    </w:rPr>
  </w:style>
  <w:style w:type="paragraph" w:styleId="Heading1">
    <w:name w:val="heading 1"/>
    <w:basedOn w:val="Normal"/>
    <w:next w:val="Normal"/>
    <w:link w:val="Heading1Char"/>
    <w:qFormat/>
    <w:rsid w:val="00AC60EA"/>
    <w:pPr>
      <w:keepNext/>
      <w:numPr>
        <w:numId w:val="2"/>
      </w:numPr>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AC60EA"/>
    <w:pPr>
      <w:keepNext/>
      <w:numPr>
        <w:ilvl w:val="1"/>
        <w:numId w:val="2"/>
      </w:numPr>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AC60EA"/>
    <w:pPr>
      <w:keepNext/>
      <w:numPr>
        <w:ilvl w:val="2"/>
        <w:numId w:val="2"/>
      </w:numPr>
      <w:spacing w:before="240" w:after="60"/>
      <w:outlineLvl w:val="2"/>
    </w:pPr>
    <w:rPr>
      <w:rFonts w:ascii="Calibri" w:hAnsi="Calibri"/>
      <w:b/>
      <w:bCs/>
      <w:sz w:val="26"/>
      <w:szCs w:val="26"/>
    </w:rPr>
  </w:style>
  <w:style w:type="paragraph" w:styleId="Heading4">
    <w:name w:val="heading 4"/>
    <w:aliases w:val="h4,H4,E4,RFQ3,4H"/>
    <w:basedOn w:val="Normal"/>
    <w:next w:val="Normal"/>
    <w:link w:val="Heading4Char"/>
    <w:qFormat/>
    <w:rsid w:val="00AC60EA"/>
    <w:pPr>
      <w:keepNext/>
      <w:numPr>
        <w:ilvl w:val="3"/>
        <w:numId w:val="2"/>
      </w:numPr>
      <w:spacing w:before="240" w:after="60"/>
      <w:outlineLvl w:val="3"/>
    </w:pPr>
    <w:rPr>
      <w:rFonts w:ascii="Cambria" w:hAnsi="Cambria"/>
      <w:b/>
      <w:bCs/>
      <w:sz w:val="28"/>
      <w:szCs w:val="28"/>
    </w:rPr>
  </w:style>
  <w:style w:type="paragraph" w:styleId="Heading5">
    <w:name w:val="heading 5"/>
    <w:basedOn w:val="Normal"/>
    <w:next w:val="Normal"/>
    <w:link w:val="Heading5Char"/>
    <w:qFormat/>
    <w:rsid w:val="00AC60EA"/>
    <w:pPr>
      <w:numPr>
        <w:ilvl w:val="4"/>
        <w:numId w:val="2"/>
      </w:num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AC60EA"/>
    <w:pPr>
      <w:numPr>
        <w:ilvl w:val="5"/>
        <w:numId w:val="2"/>
      </w:numPr>
      <w:spacing w:before="240" w:after="60"/>
      <w:outlineLvl w:val="5"/>
    </w:pPr>
    <w:rPr>
      <w:rFonts w:ascii="Cambria" w:hAnsi="Cambria"/>
      <w:b/>
      <w:bCs/>
      <w:szCs w:val="22"/>
    </w:rPr>
  </w:style>
  <w:style w:type="paragraph" w:styleId="Heading7">
    <w:name w:val="heading 7"/>
    <w:basedOn w:val="Normal"/>
    <w:next w:val="Normal"/>
    <w:link w:val="Heading7Char"/>
    <w:qFormat/>
    <w:rsid w:val="00AC60EA"/>
    <w:pPr>
      <w:numPr>
        <w:ilvl w:val="6"/>
        <w:numId w:val="2"/>
      </w:numPr>
      <w:spacing w:before="240" w:after="60"/>
      <w:outlineLvl w:val="6"/>
    </w:pPr>
    <w:rPr>
      <w:rFonts w:ascii="Cambria" w:hAnsi="Cambria"/>
    </w:rPr>
  </w:style>
  <w:style w:type="paragraph" w:styleId="Heading8">
    <w:name w:val="heading 8"/>
    <w:basedOn w:val="Normal"/>
    <w:next w:val="Normal"/>
    <w:link w:val="Heading8Char"/>
    <w:qFormat/>
    <w:rsid w:val="00AC60EA"/>
    <w:pPr>
      <w:numPr>
        <w:ilvl w:val="7"/>
        <w:numId w:val="3"/>
      </w:numPr>
      <w:spacing w:before="240" w:after="60"/>
      <w:ind w:left="1440" w:hanging="1440"/>
      <w:outlineLvl w:val="7"/>
    </w:pPr>
    <w:rPr>
      <w:rFonts w:ascii="Cambria" w:hAnsi="Cambria"/>
      <w:i/>
      <w:iCs/>
    </w:rPr>
  </w:style>
  <w:style w:type="paragraph" w:styleId="Heading9">
    <w:name w:val="heading 9"/>
    <w:basedOn w:val="Normal"/>
    <w:next w:val="Normal"/>
    <w:link w:val="Heading9Char"/>
    <w:qFormat/>
    <w:rsid w:val="00AC60EA"/>
    <w:pPr>
      <w:spacing w:before="240" w:after="60"/>
      <w:ind w:left="1584" w:hanging="1584"/>
      <w:outlineLvl w:val="8"/>
    </w:pPr>
    <w:rPr>
      <w:rFonts w:ascii="Calibri" w:hAnsi="Calibr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C60EA"/>
    <w:rPr>
      <w:rFonts w:ascii="Calibri" w:eastAsia="Times New Roman" w:hAnsi="Calibri"/>
      <w:b/>
      <w:bCs/>
      <w:kern w:val="32"/>
      <w:sz w:val="32"/>
      <w:szCs w:val="32"/>
      <w:lang w:eastAsia="de-DE"/>
    </w:rPr>
  </w:style>
  <w:style w:type="character" w:customStyle="1" w:styleId="Heading2Char">
    <w:name w:val="Heading 2 Char"/>
    <w:link w:val="Heading2"/>
    <w:rsid w:val="00AC60EA"/>
    <w:rPr>
      <w:rFonts w:ascii="Calibri" w:eastAsia="Times New Roman" w:hAnsi="Calibri"/>
      <w:b/>
      <w:bCs/>
      <w:i/>
      <w:iCs/>
      <w:sz w:val="28"/>
      <w:szCs w:val="28"/>
      <w:lang w:eastAsia="de-DE"/>
    </w:rPr>
  </w:style>
  <w:style w:type="character" w:customStyle="1" w:styleId="Heading3Char">
    <w:name w:val="Heading 3 Char"/>
    <w:link w:val="Heading3"/>
    <w:rsid w:val="00AC60EA"/>
    <w:rPr>
      <w:rFonts w:ascii="Calibri" w:eastAsia="Times New Roman" w:hAnsi="Calibri"/>
      <w:b/>
      <w:bCs/>
      <w:sz w:val="26"/>
      <w:szCs w:val="26"/>
      <w:lang w:eastAsia="de-DE"/>
    </w:rPr>
  </w:style>
  <w:style w:type="character" w:customStyle="1" w:styleId="Heading4Char">
    <w:name w:val="Heading 4 Char"/>
    <w:aliases w:val="h4 Char,H4 Char,E4 Char,RFQ3 Char,4H Char"/>
    <w:link w:val="Heading4"/>
    <w:rsid w:val="00AC60EA"/>
    <w:rPr>
      <w:rFonts w:ascii="Cambria" w:eastAsia="Times New Roman" w:hAnsi="Cambria"/>
      <w:b/>
      <w:bCs/>
      <w:sz w:val="28"/>
      <w:szCs w:val="28"/>
      <w:lang w:eastAsia="de-DE"/>
    </w:rPr>
  </w:style>
  <w:style w:type="character" w:customStyle="1" w:styleId="Heading5Char">
    <w:name w:val="Heading 5 Char"/>
    <w:link w:val="Heading5"/>
    <w:rsid w:val="00AC60EA"/>
    <w:rPr>
      <w:rFonts w:ascii="Cambria" w:eastAsia="Times New Roman" w:hAnsi="Cambria"/>
      <w:b/>
      <w:bCs/>
      <w:i/>
      <w:iCs/>
      <w:sz w:val="26"/>
      <w:szCs w:val="26"/>
      <w:lang w:eastAsia="de-DE"/>
    </w:rPr>
  </w:style>
  <w:style w:type="character" w:customStyle="1" w:styleId="Heading6Char">
    <w:name w:val="Heading 6 Char"/>
    <w:link w:val="Heading6"/>
    <w:rsid w:val="00AC60EA"/>
    <w:rPr>
      <w:rFonts w:ascii="Cambria" w:eastAsia="Times New Roman" w:hAnsi="Cambria"/>
      <w:b/>
      <w:bCs/>
      <w:sz w:val="22"/>
      <w:szCs w:val="22"/>
      <w:lang w:eastAsia="de-DE"/>
    </w:rPr>
  </w:style>
  <w:style w:type="character" w:customStyle="1" w:styleId="Heading7Char">
    <w:name w:val="Heading 7 Char"/>
    <w:link w:val="Heading7"/>
    <w:rsid w:val="00AC60EA"/>
    <w:rPr>
      <w:rFonts w:ascii="Cambria" w:eastAsia="Times New Roman" w:hAnsi="Cambria"/>
      <w:sz w:val="22"/>
      <w:szCs w:val="24"/>
      <w:lang w:eastAsia="de-DE"/>
    </w:rPr>
  </w:style>
  <w:style w:type="character" w:customStyle="1" w:styleId="Heading8Char">
    <w:name w:val="Heading 8 Char"/>
    <w:link w:val="Heading8"/>
    <w:rsid w:val="00AC60EA"/>
    <w:rPr>
      <w:rFonts w:ascii="Cambria" w:eastAsia="Times New Roman" w:hAnsi="Cambria"/>
      <w:i/>
      <w:iCs/>
      <w:sz w:val="22"/>
      <w:szCs w:val="24"/>
      <w:lang w:eastAsia="de-DE"/>
    </w:rPr>
  </w:style>
  <w:style w:type="character" w:customStyle="1" w:styleId="Heading9Char">
    <w:name w:val="Heading 9 Char"/>
    <w:link w:val="Heading9"/>
    <w:uiPriority w:val="9"/>
    <w:rsid w:val="00AC60EA"/>
    <w:rPr>
      <w:rFonts w:ascii="Calibri" w:eastAsia="Times New Roman" w:hAnsi="Calibri"/>
      <w:sz w:val="22"/>
      <w:szCs w:val="22"/>
    </w:rPr>
  </w:style>
  <w:style w:type="paragraph" w:styleId="Title">
    <w:name w:val="Title"/>
    <w:basedOn w:val="Normal"/>
    <w:next w:val="Normal"/>
    <w:link w:val="TitleChar"/>
    <w:uiPriority w:val="10"/>
    <w:qFormat/>
    <w:rsid w:val="00AC60E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AC60EA"/>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AC60EA"/>
    <w:pPr>
      <w:spacing w:after="60"/>
      <w:jc w:val="center"/>
      <w:outlineLvl w:val="1"/>
    </w:pPr>
    <w:rPr>
      <w:rFonts w:ascii="Cambria" w:hAnsi="Cambria"/>
    </w:rPr>
  </w:style>
  <w:style w:type="character" w:customStyle="1" w:styleId="SubtitleChar">
    <w:name w:val="Subtitle Char"/>
    <w:link w:val="Subtitle"/>
    <w:uiPriority w:val="11"/>
    <w:rsid w:val="00AC60EA"/>
    <w:rPr>
      <w:rFonts w:ascii="Cambria" w:eastAsia="Times New Roman" w:hAnsi="Cambria" w:cs="Times New Roman"/>
      <w:sz w:val="24"/>
      <w:szCs w:val="24"/>
    </w:rPr>
  </w:style>
  <w:style w:type="character" w:styleId="Strong">
    <w:name w:val="Strong"/>
    <w:uiPriority w:val="22"/>
    <w:qFormat/>
    <w:rsid w:val="00AC60EA"/>
    <w:rPr>
      <w:b/>
      <w:bCs/>
    </w:rPr>
  </w:style>
  <w:style w:type="character" w:styleId="Emphasis">
    <w:name w:val="Emphasis"/>
    <w:uiPriority w:val="20"/>
    <w:qFormat/>
    <w:rsid w:val="00AC60EA"/>
    <w:rPr>
      <w:i/>
      <w:iCs/>
    </w:rPr>
  </w:style>
  <w:style w:type="paragraph" w:styleId="NoSpacing">
    <w:name w:val="No Spacing"/>
    <w:basedOn w:val="Normal"/>
    <w:uiPriority w:val="1"/>
    <w:qFormat/>
    <w:rsid w:val="00AC60EA"/>
  </w:style>
  <w:style w:type="paragraph" w:styleId="ListParagraph">
    <w:name w:val="List Paragraph"/>
    <w:basedOn w:val="Normal"/>
    <w:uiPriority w:val="34"/>
    <w:qFormat/>
    <w:rsid w:val="00AC60EA"/>
    <w:pPr>
      <w:ind w:left="720"/>
    </w:pPr>
  </w:style>
  <w:style w:type="paragraph" w:styleId="Quote">
    <w:name w:val="Quote"/>
    <w:basedOn w:val="Normal"/>
    <w:next w:val="Normal"/>
    <w:link w:val="QuoteChar"/>
    <w:uiPriority w:val="29"/>
    <w:qFormat/>
    <w:rsid w:val="00AC60EA"/>
    <w:rPr>
      <w:i/>
      <w:iCs/>
      <w:color w:val="000000"/>
    </w:rPr>
  </w:style>
  <w:style w:type="character" w:customStyle="1" w:styleId="QuoteChar">
    <w:name w:val="Quote Char"/>
    <w:link w:val="Quote"/>
    <w:uiPriority w:val="29"/>
    <w:rsid w:val="00AC60EA"/>
    <w:rPr>
      <w:i/>
      <w:iCs/>
      <w:color w:val="000000"/>
      <w:sz w:val="24"/>
      <w:szCs w:val="24"/>
    </w:rPr>
  </w:style>
  <w:style w:type="paragraph" w:styleId="IntenseQuote">
    <w:name w:val="Intense Quote"/>
    <w:basedOn w:val="Normal"/>
    <w:next w:val="Normal"/>
    <w:link w:val="IntenseQuoteChar"/>
    <w:uiPriority w:val="30"/>
    <w:qFormat/>
    <w:rsid w:val="00AC60EA"/>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C60EA"/>
    <w:rPr>
      <w:b/>
      <w:bCs/>
      <w:i/>
      <w:iCs/>
      <w:color w:val="4F81BD"/>
      <w:sz w:val="24"/>
      <w:szCs w:val="24"/>
    </w:rPr>
  </w:style>
  <w:style w:type="character" w:styleId="SubtleEmphasis">
    <w:name w:val="Subtle Emphasis"/>
    <w:uiPriority w:val="19"/>
    <w:qFormat/>
    <w:rsid w:val="00AC60EA"/>
    <w:rPr>
      <w:i/>
      <w:iCs/>
      <w:color w:val="808080"/>
    </w:rPr>
  </w:style>
  <w:style w:type="character" w:styleId="IntenseEmphasis">
    <w:name w:val="Intense Emphasis"/>
    <w:uiPriority w:val="21"/>
    <w:qFormat/>
    <w:rsid w:val="00AC60EA"/>
    <w:rPr>
      <w:b/>
      <w:bCs/>
      <w:i/>
      <w:iCs/>
      <w:color w:val="4F81BD"/>
    </w:rPr>
  </w:style>
  <w:style w:type="character" w:styleId="SubtleReference">
    <w:name w:val="Subtle Reference"/>
    <w:uiPriority w:val="31"/>
    <w:qFormat/>
    <w:rsid w:val="00AC60EA"/>
    <w:rPr>
      <w:smallCaps/>
      <w:color w:val="C0504D"/>
      <w:u w:val="single"/>
    </w:rPr>
  </w:style>
  <w:style w:type="character" w:styleId="IntenseReference">
    <w:name w:val="Intense Reference"/>
    <w:uiPriority w:val="32"/>
    <w:qFormat/>
    <w:rsid w:val="00AC60EA"/>
    <w:rPr>
      <w:b/>
      <w:bCs/>
      <w:smallCaps/>
      <w:color w:val="C0504D"/>
      <w:spacing w:val="5"/>
      <w:u w:val="single"/>
    </w:rPr>
  </w:style>
  <w:style w:type="character" w:styleId="BookTitle">
    <w:name w:val="Book Title"/>
    <w:uiPriority w:val="33"/>
    <w:qFormat/>
    <w:rsid w:val="00AC60EA"/>
    <w:rPr>
      <w:b/>
      <w:bCs/>
      <w:smallCaps/>
      <w:spacing w:val="5"/>
    </w:rPr>
  </w:style>
  <w:style w:type="paragraph" w:styleId="TOCHeading">
    <w:name w:val="TOC Heading"/>
    <w:basedOn w:val="Heading1"/>
    <w:next w:val="Normal"/>
    <w:uiPriority w:val="39"/>
    <w:semiHidden/>
    <w:unhideWhenUsed/>
    <w:qFormat/>
    <w:rsid w:val="00AC60EA"/>
    <w:pPr>
      <w:numPr>
        <w:numId w:val="0"/>
      </w:numPr>
      <w:outlineLvl w:val="9"/>
    </w:pPr>
    <w:rPr>
      <w:rFonts w:ascii="Cambria" w:hAnsi="Cambria"/>
    </w:rPr>
  </w:style>
  <w:style w:type="paragraph" w:styleId="Header">
    <w:name w:val="header"/>
    <w:basedOn w:val="Normal"/>
    <w:link w:val="HeaderChar"/>
    <w:uiPriority w:val="99"/>
    <w:unhideWhenUsed/>
    <w:rsid w:val="00AC60EA"/>
    <w:pPr>
      <w:tabs>
        <w:tab w:val="center" w:pos="4680"/>
        <w:tab w:val="right" w:pos="9360"/>
      </w:tabs>
    </w:pPr>
  </w:style>
  <w:style w:type="character" w:customStyle="1" w:styleId="HeaderChar">
    <w:name w:val="Header Char"/>
    <w:link w:val="Header"/>
    <w:uiPriority w:val="99"/>
    <w:rsid w:val="00AC60EA"/>
    <w:rPr>
      <w:sz w:val="24"/>
      <w:szCs w:val="24"/>
    </w:rPr>
  </w:style>
  <w:style w:type="paragraph" w:styleId="Footer">
    <w:name w:val="footer"/>
    <w:basedOn w:val="Normal"/>
    <w:link w:val="FooterChar"/>
    <w:uiPriority w:val="99"/>
    <w:unhideWhenUsed/>
    <w:rsid w:val="00AC60EA"/>
    <w:pPr>
      <w:tabs>
        <w:tab w:val="center" w:pos="4680"/>
        <w:tab w:val="right" w:pos="9360"/>
      </w:tabs>
    </w:pPr>
  </w:style>
  <w:style w:type="character" w:customStyle="1" w:styleId="FooterChar">
    <w:name w:val="Footer Char"/>
    <w:link w:val="Footer"/>
    <w:uiPriority w:val="99"/>
    <w:rsid w:val="00AC60EA"/>
    <w:rPr>
      <w:sz w:val="24"/>
      <w:szCs w:val="24"/>
    </w:rPr>
  </w:style>
  <w:style w:type="paragraph" w:styleId="BalloonText">
    <w:name w:val="Balloon Text"/>
    <w:basedOn w:val="Normal"/>
    <w:link w:val="BalloonTextChar"/>
    <w:uiPriority w:val="99"/>
    <w:semiHidden/>
    <w:unhideWhenUsed/>
    <w:rsid w:val="00AC60EA"/>
    <w:rPr>
      <w:rFonts w:ascii="Tahoma" w:hAnsi="Tahoma" w:cs="Tahoma"/>
      <w:sz w:val="16"/>
      <w:szCs w:val="16"/>
    </w:rPr>
  </w:style>
  <w:style w:type="character" w:customStyle="1" w:styleId="BalloonTextChar">
    <w:name w:val="Balloon Text Char"/>
    <w:link w:val="BalloonText"/>
    <w:uiPriority w:val="99"/>
    <w:semiHidden/>
    <w:rsid w:val="00AC60EA"/>
    <w:rPr>
      <w:rFonts w:ascii="Tahoma" w:hAnsi="Tahoma" w:cs="Tahoma"/>
      <w:sz w:val="16"/>
      <w:szCs w:val="16"/>
    </w:rPr>
  </w:style>
  <w:style w:type="table" w:styleId="TableGrid">
    <w:name w:val="Table Grid"/>
    <w:basedOn w:val="TableNormal"/>
    <w:uiPriority w:val="59"/>
    <w:rsid w:val="00FE3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1C9D"/>
  </w:style>
  <w:style w:type="character" w:styleId="Hyperlink">
    <w:name w:val="Hyperlink"/>
    <w:uiPriority w:val="99"/>
    <w:unhideWhenUsed/>
    <w:rsid w:val="00DC1C9D"/>
    <w:rPr>
      <w:color w:val="0000FF"/>
      <w:u w:val="single"/>
    </w:rPr>
  </w:style>
  <w:style w:type="paragraph" w:styleId="TOC2">
    <w:name w:val="toc 2"/>
    <w:basedOn w:val="Normal"/>
    <w:next w:val="Normal"/>
    <w:autoRedefine/>
    <w:uiPriority w:val="39"/>
    <w:unhideWhenUsed/>
    <w:rsid w:val="00DC1C9D"/>
    <w:pPr>
      <w:ind w:left="240"/>
    </w:pPr>
  </w:style>
  <w:style w:type="paragraph" w:styleId="TOC3">
    <w:name w:val="toc 3"/>
    <w:basedOn w:val="Normal"/>
    <w:next w:val="Normal"/>
    <w:autoRedefine/>
    <w:uiPriority w:val="39"/>
    <w:unhideWhenUsed/>
    <w:rsid w:val="00DC1C9D"/>
    <w:pPr>
      <w:ind w:left="480"/>
    </w:pPr>
  </w:style>
  <w:style w:type="paragraph" w:styleId="Caption">
    <w:name w:val="caption"/>
    <w:basedOn w:val="Normal"/>
    <w:next w:val="Normal"/>
    <w:uiPriority w:val="35"/>
    <w:unhideWhenUsed/>
    <w:qFormat/>
    <w:rsid w:val="00F17F3E"/>
    <w:rPr>
      <w:b/>
      <w:bCs/>
      <w:sz w:val="20"/>
      <w:szCs w:val="20"/>
    </w:rPr>
  </w:style>
  <w:style w:type="paragraph" w:styleId="TableofFigures">
    <w:name w:val="table of figures"/>
    <w:basedOn w:val="Normal"/>
    <w:next w:val="Normal"/>
    <w:uiPriority w:val="99"/>
    <w:unhideWhenUsed/>
    <w:rsid w:val="00F17F3E"/>
  </w:style>
  <w:style w:type="paragraph" w:styleId="NormalWeb">
    <w:name w:val="Normal (Web)"/>
    <w:basedOn w:val="Normal"/>
    <w:uiPriority w:val="99"/>
    <w:rsid w:val="00953DC5"/>
    <w:pPr>
      <w:spacing w:before="100" w:beforeAutospacing="1" w:after="100" w:afterAutospacing="1"/>
    </w:pPr>
  </w:style>
  <w:style w:type="paragraph" w:styleId="BodyText">
    <w:name w:val="Body Text"/>
    <w:basedOn w:val="Normal"/>
    <w:link w:val="BodyTextChar"/>
    <w:rsid w:val="00953DC5"/>
    <w:pPr>
      <w:spacing w:after="120"/>
    </w:pPr>
  </w:style>
  <w:style w:type="character" w:customStyle="1" w:styleId="BodyTextChar">
    <w:name w:val="Body Text Char"/>
    <w:basedOn w:val="DefaultParagraphFont"/>
    <w:link w:val="BodyText"/>
    <w:rsid w:val="00953DC5"/>
    <w:rPr>
      <w:rFonts w:ascii="Arial" w:eastAsia="Times New Roman" w:hAnsi="Arial"/>
      <w:sz w:val="22"/>
      <w:szCs w:val="24"/>
      <w:lang w:eastAsia="de-DE"/>
    </w:rPr>
  </w:style>
  <w:style w:type="paragraph" w:customStyle="1" w:styleId="berschrift">
    <w:name w:val="Überschrift"/>
    <w:basedOn w:val="Heading1"/>
    <w:next w:val="Normal"/>
    <w:link w:val="berschriftZchn"/>
    <w:autoRedefine/>
    <w:qFormat/>
    <w:rsid w:val="00953DC5"/>
    <w:pPr>
      <w:keepNext w:val="0"/>
      <w:numPr>
        <w:numId w:val="0"/>
      </w:numPr>
      <w:tabs>
        <w:tab w:val="num" w:pos="1479"/>
      </w:tabs>
      <w:spacing w:before="0" w:after="0"/>
      <w:ind w:left="567" w:hanging="567"/>
      <w:jc w:val="center"/>
    </w:pPr>
    <w:rPr>
      <w:rFonts w:ascii="Arial" w:hAnsi="Arial"/>
      <w:bCs w:val="0"/>
      <w:szCs w:val="24"/>
    </w:rPr>
  </w:style>
  <w:style w:type="paragraph" w:customStyle="1" w:styleId="FirstParagraph">
    <w:name w:val="First Paragraph"/>
    <w:basedOn w:val="BodyText"/>
    <w:next w:val="BodyText"/>
    <w:qFormat/>
    <w:rsid w:val="00953DC5"/>
    <w:pPr>
      <w:spacing w:before="180" w:after="180"/>
    </w:pPr>
    <w:rPr>
      <w:rFonts w:ascii="Cambria" w:eastAsia="Cambria" w:hAnsi="Cambria"/>
      <w:lang w:val="en-US" w:eastAsia="en-US"/>
    </w:rPr>
  </w:style>
  <w:style w:type="character" w:customStyle="1" w:styleId="berschriftZchn">
    <w:name w:val="Überschrift Zchn"/>
    <w:basedOn w:val="Heading1Char"/>
    <w:link w:val="berschrift"/>
    <w:rsid w:val="00953DC5"/>
    <w:rPr>
      <w:rFonts w:ascii="Arial" w:eastAsia="Times New Roman" w:hAnsi="Arial"/>
      <w:b/>
      <w:bCs w:val="0"/>
      <w:kern w:val="32"/>
      <w:sz w:val="32"/>
      <w:szCs w:val="24"/>
      <w:lang w:eastAsia="de-DE"/>
    </w:rPr>
  </w:style>
  <w:style w:type="paragraph" w:customStyle="1" w:styleId="Appendix">
    <w:name w:val="Appendix"/>
    <w:basedOn w:val="Heading1"/>
    <w:link w:val="AppendixChar"/>
    <w:autoRedefine/>
    <w:qFormat/>
    <w:rsid w:val="00C017CA"/>
    <w:pPr>
      <w:numPr>
        <w:numId w:val="4"/>
      </w:numPr>
    </w:pPr>
  </w:style>
  <w:style w:type="paragraph" w:customStyle="1" w:styleId="Style1">
    <w:name w:val="Style1"/>
    <w:basedOn w:val="Heading2"/>
    <w:link w:val="Style1Char"/>
    <w:autoRedefine/>
    <w:qFormat/>
    <w:rsid w:val="00442B48"/>
  </w:style>
  <w:style w:type="character" w:customStyle="1" w:styleId="AppendixChar">
    <w:name w:val="Appendix Char"/>
    <w:basedOn w:val="Heading1Char"/>
    <w:link w:val="Appendix"/>
    <w:rsid w:val="00C017CA"/>
    <w:rPr>
      <w:rFonts w:ascii="Calibri" w:eastAsia="Times New Roman" w:hAnsi="Calibri"/>
      <w:b/>
      <w:bCs/>
      <w:kern w:val="32"/>
      <w:sz w:val="32"/>
      <w:szCs w:val="32"/>
      <w:lang w:eastAsia="de-DE"/>
    </w:rPr>
  </w:style>
  <w:style w:type="character" w:customStyle="1" w:styleId="Style1Char">
    <w:name w:val="Style1 Char"/>
    <w:basedOn w:val="Heading2Char"/>
    <w:link w:val="Style1"/>
    <w:rsid w:val="00442B48"/>
    <w:rPr>
      <w:rFonts w:ascii="Calibri" w:eastAsia="Times New Roman" w:hAnsi="Calibri"/>
      <w:b/>
      <w:bCs/>
      <w:i/>
      <w:iCs/>
      <w:sz w:val="28"/>
      <w:szCs w:val="28"/>
      <w:lang w:eastAsia="de-DE"/>
    </w:rPr>
  </w:style>
  <w:style w:type="paragraph" w:styleId="DocumentMap">
    <w:name w:val="Document Map"/>
    <w:basedOn w:val="Normal"/>
    <w:link w:val="DocumentMapChar"/>
    <w:uiPriority w:val="99"/>
    <w:semiHidden/>
    <w:unhideWhenUsed/>
    <w:rsid w:val="00546867"/>
    <w:rPr>
      <w:rFonts w:ascii="Times New Roman" w:hAnsi="Times New Roman"/>
      <w:sz w:val="24"/>
    </w:rPr>
  </w:style>
  <w:style w:type="character" w:customStyle="1" w:styleId="DocumentMapChar">
    <w:name w:val="Document Map Char"/>
    <w:basedOn w:val="DefaultParagraphFont"/>
    <w:link w:val="DocumentMap"/>
    <w:uiPriority w:val="99"/>
    <w:semiHidden/>
    <w:rsid w:val="00546867"/>
    <w:rPr>
      <w:rFonts w:eastAsia="Times New Roman"/>
      <w:sz w:val="24"/>
      <w:szCs w:val="24"/>
      <w:lang w:eastAsia="de-DE"/>
    </w:rPr>
  </w:style>
  <w:style w:type="paragraph" w:styleId="Revision">
    <w:name w:val="Revision"/>
    <w:hidden/>
    <w:uiPriority w:val="99"/>
    <w:semiHidden/>
    <w:rsid w:val="00546867"/>
    <w:rPr>
      <w:rFonts w:ascii="Arial" w:eastAsia="Times New Roman" w:hAnsi="Arial"/>
      <w:sz w:val="22"/>
      <w:szCs w:val="24"/>
      <w:lang w:eastAsia="de-DE"/>
    </w:rPr>
  </w:style>
  <w:style w:type="character" w:styleId="CommentReference">
    <w:name w:val="annotation reference"/>
    <w:basedOn w:val="DefaultParagraphFont"/>
    <w:uiPriority w:val="99"/>
    <w:semiHidden/>
    <w:unhideWhenUsed/>
    <w:rsid w:val="00874D99"/>
    <w:rPr>
      <w:sz w:val="18"/>
      <w:szCs w:val="18"/>
    </w:rPr>
  </w:style>
  <w:style w:type="paragraph" w:styleId="CommentText">
    <w:name w:val="annotation text"/>
    <w:basedOn w:val="Normal"/>
    <w:link w:val="CommentTextChar"/>
    <w:uiPriority w:val="99"/>
    <w:unhideWhenUsed/>
    <w:rsid w:val="00874D99"/>
    <w:rPr>
      <w:sz w:val="24"/>
    </w:rPr>
  </w:style>
  <w:style w:type="character" w:customStyle="1" w:styleId="CommentTextChar">
    <w:name w:val="Comment Text Char"/>
    <w:basedOn w:val="DefaultParagraphFont"/>
    <w:link w:val="CommentText"/>
    <w:uiPriority w:val="99"/>
    <w:rsid w:val="00874D99"/>
    <w:rPr>
      <w:rFonts w:ascii="Arial" w:eastAsia="Times New Roman" w:hAnsi="Arial"/>
      <w:sz w:val="24"/>
      <w:szCs w:val="24"/>
      <w:lang w:eastAsia="de-DE"/>
    </w:rPr>
  </w:style>
  <w:style w:type="paragraph" w:styleId="CommentSubject">
    <w:name w:val="annotation subject"/>
    <w:basedOn w:val="CommentText"/>
    <w:next w:val="CommentText"/>
    <w:link w:val="CommentSubjectChar"/>
    <w:uiPriority w:val="99"/>
    <w:semiHidden/>
    <w:unhideWhenUsed/>
    <w:rsid w:val="00874D99"/>
    <w:rPr>
      <w:b/>
      <w:bCs/>
      <w:sz w:val="20"/>
      <w:szCs w:val="20"/>
    </w:rPr>
  </w:style>
  <w:style w:type="character" w:customStyle="1" w:styleId="CommentSubjectChar">
    <w:name w:val="Comment Subject Char"/>
    <w:basedOn w:val="CommentTextChar"/>
    <w:link w:val="CommentSubject"/>
    <w:uiPriority w:val="99"/>
    <w:semiHidden/>
    <w:rsid w:val="00874D99"/>
    <w:rPr>
      <w:rFonts w:ascii="Arial" w:eastAsia="Times New Roman" w:hAnsi="Arial"/>
      <w:b/>
      <w:bCs/>
      <w:sz w:val="24"/>
      <w:szCs w:val="24"/>
      <w:lang w:eastAsia="de-DE"/>
    </w:rPr>
  </w:style>
  <w:style w:type="character" w:styleId="Mention">
    <w:name w:val="Mention"/>
    <w:basedOn w:val="DefaultParagraphFont"/>
    <w:uiPriority w:val="99"/>
    <w:semiHidden/>
    <w:unhideWhenUsed/>
    <w:rsid w:val="00EE5E82"/>
    <w:rPr>
      <w:color w:val="2B579A"/>
      <w:shd w:val="clear" w:color="auto" w:fill="E6E6E6"/>
    </w:rPr>
  </w:style>
  <w:style w:type="character" w:styleId="FollowedHyperlink">
    <w:name w:val="FollowedHyperlink"/>
    <w:basedOn w:val="DefaultParagraphFont"/>
    <w:uiPriority w:val="99"/>
    <w:semiHidden/>
    <w:unhideWhenUsed/>
    <w:rsid w:val="006377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209458">
      <w:bodyDiv w:val="1"/>
      <w:marLeft w:val="0"/>
      <w:marRight w:val="0"/>
      <w:marTop w:val="0"/>
      <w:marBottom w:val="0"/>
      <w:divBdr>
        <w:top w:val="none" w:sz="0" w:space="0" w:color="auto"/>
        <w:left w:val="none" w:sz="0" w:space="0" w:color="auto"/>
        <w:bottom w:val="none" w:sz="0" w:space="0" w:color="auto"/>
        <w:right w:val="none" w:sz="0" w:space="0" w:color="auto"/>
      </w:divBdr>
    </w:div>
    <w:div w:id="643975301">
      <w:bodyDiv w:val="1"/>
      <w:marLeft w:val="0"/>
      <w:marRight w:val="0"/>
      <w:marTop w:val="0"/>
      <w:marBottom w:val="0"/>
      <w:divBdr>
        <w:top w:val="none" w:sz="0" w:space="0" w:color="auto"/>
        <w:left w:val="none" w:sz="0" w:space="0" w:color="auto"/>
        <w:bottom w:val="none" w:sz="0" w:space="0" w:color="auto"/>
        <w:right w:val="none" w:sz="0" w:space="0" w:color="auto"/>
      </w:divBdr>
    </w:div>
    <w:div w:id="878660982">
      <w:bodyDiv w:val="1"/>
      <w:marLeft w:val="0"/>
      <w:marRight w:val="0"/>
      <w:marTop w:val="0"/>
      <w:marBottom w:val="0"/>
      <w:divBdr>
        <w:top w:val="none" w:sz="0" w:space="0" w:color="auto"/>
        <w:left w:val="none" w:sz="0" w:space="0" w:color="auto"/>
        <w:bottom w:val="none" w:sz="0" w:space="0" w:color="auto"/>
        <w:right w:val="none" w:sz="0" w:space="0" w:color="auto"/>
      </w:divBdr>
    </w:div>
    <w:div w:id="1031034189">
      <w:bodyDiv w:val="1"/>
      <w:marLeft w:val="0"/>
      <w:marRight w:val="0"/>
      <w:marTop w:val="0"/>
      <w:marBottom w:val="0"/>
      <w:divBdr>
        <w:top w:val="none" w:sz="0" w:space="0" w:color="auto"/>
        <w:left w:val="none" w:sz="0" w:space="0" w:color="auto"/>
        <w:bottom w:val="none" w:sz="0" w:space="0" w:color="auto"/>
        <w:right w:val="none" w:sz="0" w:space="0" w:color="auto"/>
      </w:divBdr>
    </w:div>
    <w:div w:id="1799882872">
      <w:bodyDiv w:val="1"/>
      <w:marLeft w:val="0"/>
      <w:marRight w:val="0"/>
      <w:marTop w:val="0"/>
      <w:marBottom w:val="0"/>
      <w:divBdr>
        <w:top w:val="none" w:sz="0" w:space="0" w:color="auto"/>
        <w:left w:val="none" w:sz="0" w:space="0" w:color="auto"/>
        <w:bottom w:val="none" w:sz="0" w:space="0" w:color="auto"/>
        <w:right w:val="none" w:sz="0" w:space="0" w:color="auto"/>
      </w:divBdr>
    </w:div>
    <w:div w:id="2003460842">
      <w:bodyDiv w:val="1"/>
      <w:marLeft w:val="0"/>
      <w:marRight w:val="0"/>
      <w:marTop w:val="0"/>
      <w:marBottom w:val="0"/>
      <w:divBdr>
        <w:top w:val="none" w:sz="0" w:space="0" w:color="auto"/>
        <w:left w:val="none" w:sz="0" w:space="0" w:color="auto"/>
        <w:bottom w:val="none" w:sz="0" w:space="0" w:color="auto"/>
        <w:right w:val="none" w:sz="0" w:space="0" w:color="auto"/>
      </w:divBdr>
    </w:div>
    <w:div w:id="207763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Dash-Industry-Forum/Conformance-and-reference-source" TargetMode="External"/><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qar\Documents\Work\Nomor\templates\Report_Simple_No_header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7DD584-5806-442C-9710-37BEF6B39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Report_Simple_No_header_v2</Template>
  <TotalTime>0</TotalTime>
  <Pages>9</Pages>
  <Words>1398</Words>
  <Characters>7975</Characters>
  <Application>Microsoft Office Word</Application>
  <DocSecurity>0</DocSecurity>
  <Lines>66</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9355</CharactersWithSpaces>
  <SharedDoc>false</SharedDoc>
  <HLinks>
    <vt:vector size="54" baseType="variant">
      <vt:variant>
        <vt:i4>1114169</vt:i4>
      </vt:variant>
      <vt:variant>
        <vt:i4>59</vt:i4>
      </vt:variant>
      <vt:variant>
        <vt:i4>0</vt:i4>
      </vt:variant>
      <vt:variant>
        <vt:i4>5</vt:i4>
      </vt:variant>
      <vt:variant>
        <vt:lpwstr/>
      </vt:variant>
      <vt:variant>
        <vt:lpwstr>_Toc315690612</vt:lpwstr>
      </vt:variant>
      <vt:variant>
        <vt:i4>1114169</vt:i4>
      </vt:variant>
      <vt:variant>
        <vt:i4>50</vt:i4>
      </vt:variant>
      <vt:variant>
        <vt:i4>0</vt:i4>
      </vt:variant>
      <vt:variant>
        <vt:i4>5</vt:i4>
      </vt:variant>
      <vt:variant>
        <vt:lpwstr/>
      </vt:variant>
      <vt:variant>
        <vt:lpwstr>_Toc315690611</vt:lpwstr>
      </vt:variant>
      <vt:variant>
        <vt:i4>1114169</vt:i4>
      </vt:variant>
      <vt:variant>
        <vt:i4>41</vt:i4>
      </vt:variant>
      <vt:variant>
        <vt:i4>0</vt:i4>
      </vt:variant>
      <vt:variant>
        <vt:i4>5</vt:i4>
      </vt:variant>
      <vt:variant>
        <vt:lpwstr/>
      </vt:variant>
      <vt:variant>
        <vt:lpwstr>_Toc315690610</vt:lpwstr>
      </vt:variant>
      <vt:variant>
        <vt:i4>1048633</vt:i4>
      </vt:variant>
      <vt:variant>
        <vt:i4>35</vt:i4>
      </vt:variant>
      <vt:variant>
        <vt:i4>0</vt:i4>
      </vt:variant>
      <vt:variant>
        <vt:i4>5</vt:i4>
      </vt:variant>
      <vt:variant>
        <vt:lpwstr/>
      </vt:variant>
      <vt:variant>
        <vt:lpwstr>_Toc315690609</vt:lpwstr>
      </vt:variant>
      <vt:variant>
        <vt:i4>1048633</vt:i4>
      </vt:variant>
      <vt:variant>
        <vt:i4>29</vt:i4>
      </vt:variant>
      <vt:variant>
        <vt:i4>0</vt:i4>
      </vt:variant>
      <vt:variant>
        <vt:i4>5</vt:i4>
      </vt:variant>
      <vt:variant>
        <vt:lpwstr/>
      </vt:variant>
      <vt:variant>
        <vt:lpwstr>_Toc315690608</vt:lpwstr>
      </vt:variant>
      <vt:variant>
        <vt:i4>1048633</vt:i4>
      </vt:variant>
      <vt:variant>
        <vt:i4>23</vt:i4>
      </vt:variant>
      <vt:variant>
        <vt:i4>0</vt:i4>
      </vt:variant>
      <vt:variant>
        <vt:i4>5</vt:i4>
      </vt:variant>
      <vt:variant>
        <vt:lpwstr/>
      </vt:variant>
      <vt:variant>
        <vt:lpwstr>_Toc315690607</vt:lpwstr>
      </vt:variant>
      <vt:variant>
        <vt:i4>1048633</vt:i4>
      </vt:variant>
      <vt:variant>
        <vt:i4>17</vt:i4>
      </vt:variant>
      <vt:variant>
        <vt:i4>0</vt:i4>
      </vt:variant>
      <vt:variant>
        <vt:i4>5</vt:i4>
      </vt:variant>
      <vt:variant>
        <vt:lpwstr/>
      </vt:variant>
      <vt:variant>
        <vt:lpwstr>_Toc315690606</vt:lpwstr>
      </vt:variant>
      <vt:variant>
        <vt:i4>1048633</vt:i4>
      </vt:variant>
      <vt:variant>
        <vt:i4>11</vt:i4>
      </vt:variant>
      <vt:variant>
        <vt:i4>0</vt:i4>
      </vt:variant>
      <vt:variant>
        <vt:i4>5</vt:i4>
      </vt:variant>
      <vt:variant>
        <vt:lpwstr/>
      </vt:variant>
      <vt:variant>
        <vt:lpwstr>_Toc315690605</vt:lpwstr>
      </vt:variant>
      <vt:variant>
        <vt:i4>1048633</vt:i4>
      </vt:variant>
      <vt:variant>
        <vt:i4>5</vt:i4>
      </vt:variant>
      <vt:variant>
        <vt:i4>0</vt:i4>
      </vt:variant>
      <vt:variant>
        <vt:i4>5</vt:i4>
      </vt:variant>
      <vt:variant>
        <vt:lpwstr/>
      </vt:variant>
      <vt:variant>
        <vt:lpwstr>_Toc315690604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Waqar Zia</dc:creator>
  <cp:keywords/>
  <cp:lastModifiedBy>Ece Öztürk</cp:lastModifiedBy>
  <cp:revision>52</cp:revision>
  <cp:lastPrinted>2018-02-16T10:14:00Z</cp:lastPrinted>
  <dcterms:created xsi:type="dcterms:W3CDTF">2017-03-30T07:56:00Z</dcterms:created>
  <dcterms:modified xsi:type="dcterms:W3CDTF">2018-02-16T10:15:00Z</dcterms:modified>
</cp:coreProperties>
</file>