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81F" w:rsidRDefault="006A581F" w:rsidP="007B2EC8"/>
    <w:p w:rsidR="006A581F" w:rsidRDefault="006A581F" w:rsidP="007B2EC8">
      <w:pPr>
        <w:pStyle w:val="Heading1"/>
        <w:numPr>
          <w:ilvl w:val="0"/>
          <w:numId w:val="1"/>
        </w:numPr>
      </w:pPr>
      <w:r>
        <w:t>Introduction</w:t>
      </w:r>
    </w:p>
    <w:p w:rsidR="006A581F" w:rsidRDefault="006A581F" w:rsidP="006A581F"/>
    <w:p w:rsidR="006A581F" w:rsidRPr="006A581F" w:rsidRDefault="00350880" w:rsidP="006A581F">
      <w:r>
        <w:t xml:space="preserve">DASH conformance software performs the task of validating at least the </w:t>
      </w:r>
      <w:del w:id="0" w:author="Adithyan Ilangovan" w:date="2017-03-30T10:02:00Z">
        <w:r w:rsidDel="00354F5B">
          <w:delText xml:space="preserve">DADH </w:delText>
        </w:r>
      </w:del>
      <w:ins w:id="1" w:author="Adithyan Ilangovan" w:date="2017-03-30T10:02:00Z">
        <w:r w:rsidR="00354F5B">
          <w:t>DA</w:t>
        </w:r>
        <w:r w:rsidR="00354F5B">
          <w:t>S</w:t>
        </w:r>
        <w:r w:rsidR="00354F5B">
          <w:t xml:space="preserve">H </w:t>
        </w:r>
      </w:ins>
      <w:r>
        <w:t xml:space="preserve">MPD and also the segments pointed </w:t>
      </w:r>
      <w:del w:id="2" w:author="Adithyan Ilangovan" w:date="2017-03-30T10:02:00Z">
        <w:r w:rsidDel="00354F5B">
          <w:delText xml:space="preserve">to </w:delText>
        </w:r>
      </w:del>
      <w:r>
        <w:t>by that MPD, as shown in Figure 1 [1]. If there is any conformance issue found, it is reported back.</w:t>
      </w:r>
      <w:r w:rsidR="0060243D">
        <w:t xml:space="preserve"> This document provides the software architecture, functionality, and basic usage of the conformance software</w:t>
      </w:r>
      <w:r w:rsidR="00F25404">
        <w:t xml:space="preserve"> for DASH and extension to CMAF</w:t>
      </w:r>
      <w:r w:rsidR="0060243D">
        <w:t>.</w:t>
      </w:r>
    </w:p>
    <w:p w:rsidR="006A581F" w:rsidRDefault="006A581F" w:rsidP="006A581F"/>
    <w:p w:rsidR="006A581F" w:rsidRDefault="006A581F" w:rsidP="006A581F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765C6ED" wp14:editId="368D2E1E">
            <wp:extent cx="4572000" cy="1828800"/>
            <wp:effectExtent l="19050" t="0" r="0" b="0"/>
            <wp:docPr id="1" name="Bild 1" descr="MPD+SegmentVali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 descr="MPD+SegmentValidatio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1F" w:rsidRDefault="006A581F" w:rsidP="006A581F">
      <w:pPr>
        <w:pStyle w:val="Caption"/>
        <w:jc w:val="center"/>
      </w:pPr>
      <w:r>
        <w:t xml:space="preserve">Figure </w:t>
      </w:r>
      <w:r w:rsidR="00912032">
        <w:fldChar w:fldCharType="begin"/>
      </w:r>
      <w:r w:rsidR="00912032">
        <w:instrText xml:space="preserve"> SEQ Figure \* ARABIC </w:instrText>
      </w:r>
      <w:r w:rsidR="00912032">
        <w:fldChar w:fldCharType="separate"/>
      </w:r>
      <w:r w:rsidR="00C15AB7">
        <w:rPr>
          <w:noProof/>
        </w:rPr>
        <w:t>1</w:t>
      </w:r>
      <w:r w:rsidR="00912032">
        <w:rPr>
          <w:noProof/>
        </w:rPr>
        <w:fldChar w:fldCharType="end"/>
      </w:r>
      <w:r>
        <w:t>: Role of conformance software [1]</w:t>
      </w:r>
    </w:p>
    <w:p w:rsidR="004702D2" w:rsidRDefault="004702D2" w:rsidP="004702D2"/>
    <w:p w:rsidR="00134E8B" w:rsidDel="008A6D86" w:rsidRDefault="00CF1228" w:rsidP="004702D2">
      <w:pPr>
        <w:rPr>
          <w:del w:id="3" w:author="Adithyan Ilangovan" w:date="2017-03-30T10:04:00Z"/>
        </w:rPr>
      </w:pPr>
      <w:r>
        <w:t xml:space="preserve">Figure </w:t>
      </w:r>
      <w:r w:rsidR="00AB7DE5">
        <w:t>2 shows a relatively detailed process flow</w:t>
      </w:r>
      <w:ins w:id="4" w:author="Adithyan Ilangovan" w:date="2017-03-30T10:04:00Z">
        <w:r w:rsidR="008A6D86">
          <w:t xml:space="preserve"> of the </w:t>
        </w:r>
      </w:ins>
      <w:ins w:id="5" w:author="Adithyan Ilangovan" w:date="2017-03-30T10:05:00Z">
        <w:r w:rsidR="008A6D86">
          <w:t>above-mentioned</w:t>
        </w:r>
      </w:ins>
      <w:ins w:id="6" w:author="Adithyan Ilangovan" w:date="2017-03-30T10:04:00Z">
        <w:r w:rsidR="008A6D86">
          <w:t xml:space="preserve"> conformance software.</w:t>
        </w:r>
      </w:ins>
      <w:ins w:id="7" w:author="Adithyan Ilangovan" w:date="2017-03-30T10:05:00Z">
        <w:r w:rsidR="008A6D86">
          <w:t xml:space="preserve"> </w:t>
        </w:r>
        <w:r w:rsidR="00CE7FA5">
          <w:t>The process flow is described below.</w:t>
        </w:r>
      </w:ins>
      <w:del w:id="8" w:author="Adithyan Ilangovan" w:date="2017-03-30T10:04:00Z">
        <w:r w:rsidR="00AB7DE5" w:rsidDel="008A6D86">
          <w:delText>.</w:delText>
        </w:r>
      </w:del>
    </w:p>
    <w:p w:rsidR="00AB7DE5" w:rsidRDefault="00AB7DE5" w:rsidP="004702D2"/>
    <w:p w:rsidR="00AB7DE5" w:rsidRDefault="00AB7DE5" w:rsidP="00147ECE">
      <w:pPr>
        <w:pStyle w:val="ListParagraph"/>
        <w:numPr>
          <w:ilvl w:val="0"/>
          <w:numId w:val="6"/>
        </w:numPr>
      </w:pPr>
      <w:r>
        <w:t xml:space="preserve">Based on the provided </w:t>
      </w:r>
      <w:ins w:id="9" w:author="Adithyan Ilangovan" w:date="2017-03-30T10:06:00Z">
        <w:r w:rsidR="00CE7FA5">
          <w:t>l</w:t>
        </w:r>
      </w:ins>
      <w:del w:id="10" w:author="Adithyan Ilangovan" w:date="2017-03-30T10:05:00Z">
        <w:r w:rsidDel="00CE7FA5">
          <w:delText>MPD l</w:delText>
        </w:r>
      </w:del>
      <w:r>
        <w:t xml:space="preserve">ocation, </w:t>
      </w:r>
      <w:del w:id="11" w:author="Adithyan Ilangovan" w:date="2017-03-30T10:06:00Z">
        <w:r w:rsidDel="00CE7FA5">
          <w:delText xml:space="preserve">its </w:delText>
        </w:r>
      </w:del>
      <w:ins w:id="12" w:author="Adithyan Ilangovan" w:date="2017-03-30T10:06:00Z">
        <w:r w:rsidR="00CE7FA5">
          <w:t>the MPD</w:t>
        </w:r>
        <w:r w:rsidR="00CE7FA5">
          <w:t xml:space="preserve"> </w:t>
        </w:r>
      </w:ins>
      <w:r>
        <w:t>is loaded.</w:t>
      </w:r>
    </w:p>
    <w:p w:rsidR="00AB7DE5" w:rsidRDefault="00AB7DE5" w:rsidP="00147ECE">
      <w:pPr>
        <w:pStyle w:val="ListParagraph"/>
        <w:numPr>
          <w:ilvl w:val="0"/>
          <w:numId w:val="6"/>
        </w:numPr>
      </w:pPr>
      <w:r>
        <w:t>XML validation and schema validation is done based on the MPD and the MPD schema, the latter pointed to by the MPD.</w:t>
      </w:r>
    </w:p>
    <w:p w:rsidR="00AB7DE5" w:rsidRDefault="008D7128" w:rsidP="00147ECE">
      <w:pPr>
        <w:pStyle w:val="ListParagraph"/>
        <w:numPr>
          <w:ilvl w:val="0"/>
          <w:numId w:val="6"/>
        </w:numPr>
      </w:pPr>
      <w:proofErr w:type="spellStart"/>
      <w:r>
        <w:t>Schematron</w:t>
      </w:r>
      <w:proofErr w:type="spellEnd"/>
      <w:r>
        <w:t xml:space="preserve"> rules are validated.</w:t>
      </w:r>
    </w:p>
    <w:p w:rsidR="008D7128" w:rsidRDefault="008D7128" w:rsidP="00147ECE">
      <w:pPr>
        <w:pStyle w:val="ListParagraph"/>
        <w:numPr>
          <w:ilvl w:val="0"/>
          <w:numId w:val="6"/>
        </w:numPr>
      </w:pPr>
      <w:r>
        <w:t>If segment conformance testing is required, the MPD information is used to access/fetch the segments.</w:t>
      </w:r>
    </w:p>
    <w:p w:rsidR="008D7128" w:rsidRDefault="008D7128" w:rsidP="00147ECE">
      <w:pPr>
        <w:pStyle w:val="ListParagraph"/>
        <w:numPr>
          <w:ilvl w:val="0"/>
          <w:numId w:val="6"/>
        </w:numPr>
      </w:pPr>
      <w:r>
        <w:t>ISO BMFF rules are validated</w:t>
      </w:r>
      <w:ins w:id="13" w:author="Adithyan Ilangovan" w:date="2017-03-30T10:07:00Z">
        <w:r w:rsidR="005558B8">
          <w:t>.</w:t>
        </w:r>
      </w:ins>
      <w:del w:id="14" w:author="Adithyan Ilangovan" w:date="2017-03-30T10:07:00Z">
        <w:r w:rsidDel="005558B8">
          <w:delText>.</w:delText>
        </w:r>
      </w:del>
    </w:p>
    <w:p w:rsidR="008D7128" w:rsidRDefault="008D7128" w:rsidP="00147ECE">
      <w:pPr>
        <w:pStyle w:val="ListParagraph"/>
        <w:numPr>
          <w:ilvl w:val="0"/>
          <w:numId w:val="6"/>
        </w:numPr>
      </w:pPr>
      <w:r>
        <w:t>DASH specific rules are validated</w:t>
      </w:r>
      <w:r w:rsidR="002466F8">
        <w:t>:</w:t>
      </w:r>
    </w:p>
    <w:p w:rsidR="008D7128" w:rsidRDefault="008D7128" w:rsidP="00147ECE">
      <w:pPr>
        <w:pStyle w:val="ListParagraph"/>
        <w:numPr>
          <w:ilvl w:val="1"/>
          <w:numId w:val="6"/>
        </w:numPr>
      </w:pPr>
      <w:r>
        <w:t>General DASH rules</w:t>
      </w:r>
      <w:r w:rsidR="002466F8">
        <w:t xml:space="preserve"> (e.g. for </w:t>
      </w:r>
      <w:proofErr w:type="spellStart"/>
      <w:r w:rsidR="002466F8">
        <w:t>sidx</w:t>
      </w:r>
      <w:proofErr w:type="spellEnd"/>
      <w:r w:rsidR="002466F8">
        <w:t xml:space="preserve">, </w:t>
      </w:r>
      <w:proofErr w:type="spellStart"/>
      <w:r w:rsidR="002466F8">
        <w:t>ssix</w:t>
      </w:r>
      <w:proofErr w:type="spellEnd"/>
      <w:r w:rsidR="002466F8">
        <w:t xml:space="preserve"> boxes </w:t>
      </w:r>
      <w:proofErr w:type="spellStart"/>
      <w:r w:rsidR="002466F8">
        <w:t>etc</w:t>
      </w:r>
      <w:proofErr w:type="spellEnd"/>
      <w:r w:rsidR="002466F8">
        <w:t>)</w:t>
      </w:r>
      <w:r>
        <w:t>.</w:t>
      </w:r>
    </w:p>
    <w:p w:rsidR="008D7128" w:rsidRDefault="008D7128" w:rsidP="00147ECE">
      <w:pPr>
        <w:pStyle w:val="ListParagraph"/>
        <w:numPr>
          <w:ilvl w:val="1"/>
          <w:numId w:val="6"/>
        </w:numPr>
      </w:pPr>
      <w:r>
        <w:t>MPD information specific rules, e.g.</w:t>
      </w:r>
    </w:p>
    <w:p w:rsidR="008D7128" w:rsidRDefault="008D7128" w:rsidP="00147ECE">
      <w:pPr>
        <w:pStyle w:val="ListParagraph"/>
        <w:numPr>
          <w:ilvl w:val="2"/>
          <w:numId w:val="6"/>
        </w:numPr>
      </w:pPr>
      <w:r>
        <w:t>Profile specific checks,</w:t>
      </w:r>
    </w:p>
    <w:p w:rsidR="008D7128" w:rsidRDefault="008D7128" w:rsidP="00147ECE">
      <w:pPr>
        <w:pStyle w:val="ListParagraph"/>
        <w:numPr>
          <w:ilvl w:val="2"/>
          <w:numId w:val="6"/>
        </w:numPr>
      </w:pPr>
      <w:r>
        <w:t>Encrypted content specific checks etc.</w:t>
      </w:r>
    </w:p>
    <w:p w:rsidR="008D7128" w:rsidRDefault="008D7128" w:rsidP="00147ECE">
      <w:pPr>
        <w:pStyle w:val="ListParagraph"/>
        <w:numPr>
          <w:ilvl w:val="0"/>
          <w:numId w:val="6"/>
        </w:numPr>
      </w:pPr>
      <w:r>
        <w:t xml:space="preserve">Cross-representation checks are made (e.g. segment and </w:t>
      </w:r>
      <w:proofErr w:type="spellStart"/>
      <w:r>
        <w:t>subsegment</w:t>
      </w:r>
      <w:proofErr w:type="spellEnd"/>
      <w:r>
        <w:t xml:space="preserve"> alignment).</w:t>
      </w:r>
    </w:p>
    <w:p w:rsidR="00327FBD" w:rsidRDefault="00327FBD" w:rsidP="00327FBD"/>
    <w:p w:rsidR="00327FBD" w:rsidRDefault="00F25404" w:rsidP="00327FBD">
      <w:r>
        <w:t xml:space="preserve">CMAF conformance can also be verified </w:t>
      </w:r>
      <w:r w:rsidR="00F43284">
        <w:t xml:space="preserve">when the respective mode is selected, </w:t>
      </w:r>
      <w:r>
        <w:t xml:space="preserve">which has the following </w:t>
      </w:r>
      <w:r w:rsidR="00F43284">
        <w:t xml:space="preserve">additional </w:t>
      </w:r>
      <w:r>
        <w:t>process flow</w:t>
      </w:r>
      <w:r w:rsidR="00F43284">
        <w:t xml:space="preserve"> as in Figure 2</w:t>
      </w:r>
      <w:r>
        <w:t>.</w:t>
      </w:r>
    </w:p>
    <w:p w:rsidR="00F43284" w:rsidRDefault="00F43284" w:rsidP="00147ECE">
      <w:pPr>
        <w:pStyle w:val="ListParagraph"/>
        <w:numPr>
          <w:ilvl w:val="0"/>
          <w:numId w:val="7"/>
        </w:numPr>
        <w:spacing w:before="240"/>
      </w:pPr>
      <w:r>
        <w:t>CMAF specific rules are validated: ISO and non-ISO boxes.</w:t>
      </w:r>
    </w:p>
    <w:p w:rsidR="00F43284" w:rsidRDefault="00F43284" w:rsidP="00147ECE">
      <w:pPr>
        <w:pStyle w:val="ListParagraph"/>
        <w:numPr>
          <w:ilvl w:val="0"/>
          <w:numId w:val="7"/>
        </w:numPr>
      </w:pPr>
      <w:r>
        <w:t>Manifest specific checks are validated</w:t>
      </w:r>
      <w:r w:rsidR="00EC46E7">
        <w:t xml:space="preserve"> in coordination with boxes,</w:t>
      </w:r>
    </w:p>
    <w:p w:rsidR="00EC46E7" w:rsidRDefault="00EC46E7" w:rsidP="00147ECE">
      <w:pPr>
        <w:pStyle w:val="ListParagraph"/>
        <w:numPr>
          <w:ilvl w:val="1"/>
          <w:numId w:val="6"/>
        </w:numPr>
      </w:pPr>
      <w:r>
        <w:t xml:space="preserve">Selection </w:t>
      </w:r>
      <w:del w:id="15" w:author="Adithyan Ilangovan" w:date="2017-03-30T10:07:00Z">
        <w:r w:rsidDel="005C004B">
          <w:delText>Set ,</w:delText>
        </w:r>
      </w:del>
      <w:ins w:id="16" w:author="Adithyan Ilangovan" w:date="2017-03-30T10:07:00Z">
        <w:r w:rsidR="005C004B">
          <w:t>Set,</w:t>
        </w:r>
      </w:ins>
      <w:r>
        <w:t xml:space="preserve"> Switching Set, Presentation profile </w:t>
      </w:r>
      <w:del w:id="17" w:author="Adithyan Ilangovan" w:date="2017-03-30T10:07:00Z">
        <w:r w:rsidDel="005C004B">
          <w:delText>etc</w:delText>
        </w:r>
      </w:del>
      <w:ins w:id="18" w:author="Adithyan Ilangovan" w:date="2017-03-30T10:07:00Z">
        <w:r w:rsidR="005C004B">
          <w:t>etc.</w:t>
        </w:r>
      </w:ins>
      <w:r>
        <w:t>,</w:t>
      </w:r>
    </w:p>
    <w:p w:rsidR="00EC46E7" w:rsidRDefault="00EC46E7" w:rsidP="00147ECE">
      <w:pPr>
        <w:pStyle w:val="ListParagraph"/>
        <w:numPr>
          <w:ilvl w:val="1"/>
          <w:numId w:val="6"/>
        </w:numPr>
      </w:pPr>
      <w:r>
        <w:t>Encrypted content specific checks, Aligned Switching Set checks etc.</w:t>
      </w:r>
    </w:p>
    <w:p w:rsidR="00EC46E7" w:rsidRDefault="00A84722" w:rsidP="00147ECE">
      <w:pPr>
        <w:pStyle w:val="ListParagraph"/>
        <w:numPr>
          <w:ilvl w:val="0"/>
          <w:numId w:val="7"/>
        </w:numPr>
      </w:pPr>
      <w:r>
        <w:lastRenderedPageBreak/>
        <w:t>Cross-CMAF Track checks are validated (</w:t>
      </w:r>
      <w:del w:id="19" w:author="Adithyan Ilangovan" w:date="2017-03-30T10:07:00Z">
        <w:r w:rsidDel="005C004B">
          <w:delText>eg.</w:delText>
        </w:r>
      </w:del>
      <w:ins w:id="20" w:author="Adithyan Ilangovan" w:date="2017-03-30T10:07:00Z">
        <w:r w:rsidR="005C004B">
          <w:t>e.g.</w:t>
        </w:r>
      </w:ins>
      <w:r>
        <w:t xml:space="preserve"> Identical boxes in all Tracks).</w:t>
      </w:r>
    </w:p>
    <w:p w:rsidR="00F25404" w:rsidRDefault="00F25404" w:rsidP="00327FBD"/>
    <w:p w:rsidR="008D7128" w:rsidRDefault="008D7128" w:rsidP="004702D2"/>
    <w:p w:rsidR="008D7128" w:rsidRDefault="008D7128" w:rsidP="004702D2">
      <w:r>
        <w:t xml:space="preserve">Each of the processing green blocks may generate conformance error messages that are provided to the user. Only if none of the blocks generate any error, the content </w:t>
      </w:r>
      <w:del w:id="21" w:author="Adithyan Ilangovan" w:date="2017-03-30T14:18:00Z">
        <w:r w:rsidDel="008363DA">
          <w:delText>is conforming</w:delText>
        </w:r>
      </w:del>
      <w:ins w:id="22" w:author="Adithyan Ilangovan" w:date="2017-03-30T14:18:00Z">
        <w:r w:rsidR="008363DA">
          <w:t>is conforming</w:t>
        </w:r>
      </w:ins>
      <w:r>
        <w:t xml:space="preserve"> to the specific DASH</w:t>
      </w:r>
      <w:r w:rsidR="000843A5">
        <w:t>/CMAF</w:t>
      </w:r>
      <w:r>
        <w:t xml:space="preserve"> profile.</w:t>
      </w:r>
    </w:p>
    <w:p w:rsidR="00387DF7" w:rsidRDefault="00387DF7" w:rsidP="004702D2"/>
    <w:p w:rsidR="00A15375" w:rsidRDefault="00EC46E7" w:rsidP="00EC46E7">
      <w:pPr>
        <w:tabs>
          <w:tab w:val="left" w:pos="1092"/>
        </w:tabs>
      </w:pPr>
      <w:r>
        <w:tab/>
      </w: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EC46E7" w:rsidRDefault="00EC46E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</w:pPr>
    </w:p>
    <w:p w:rsidR="00693977" w:rsidRDefault="00693977" w:rsidP="00EC46E7">
      <w:pPr>
        <w:tabs>
          <w:tab w:val="left" w:pos="1092"/>
        </w:tabs>
        <w:rPr>
          <w:ins w:id="23" w:author="Adithyan Ilangovan" w:date="2017-03-30T14:17:00Z"/>
        </w:rPr>
      </w:pPr>
    </w:p>
    <w:p w:rsidR="00ED4713" w:rsidRDefault="00ED4713" w:rsidP="00EC46E7">
      <w:pPr>
        <w:tabs>
          <w:tab w:val="left" w:pos="1092"/>
        </w:tabs>
      </w:pPr>
    </w:p>
    <w:p w:rsidR="00693977" w:rsidDel="00AC7A80" w:rsidRDefault="00693977" w:rsidP="00EC46E7">
      <w:pPr>
        <w:tabs>
          <w:tab w:val="left" w:pos="1092"/>
        </w:tabs>
        <w:rPr>
          <w:del w:id="24" w:author="Adithyan Ilangovan" w:date="2017-03-30T14:16:00Z"/>
        </w:rPr>
      </w:pPr>
    </w:p>
    <w:p w:rsidR="00EC46E7" w:rsidDel="00AC7A80" w:rsidRDefault="00EC46E7" w:rsidP="00EC46E7">
      <w:pPr>
        <w:tabs>
          <w:tab w:val="left" w:pos="1092"/>
        </w:tabs>
        <w:rPr>
          <w:del w:id="25" w:author="Adithyan Ilangovan" w:date="2017-03-30T14:16:00Z"/>
        </w:rPr>
      </w:pPr>
    </w:p>
    <w:p w:rsidR="00EC46E7" w:rsidDel="00AC7A80" w:rsidRDefault="00EC46E7" w:rsidP="00EC46E7">
      <w:pPr>
        <w:tabs>
          <w:tab w:val="left" w:pos="1092"/>
        </w:tabs>
        <w:rPr>
          <w:del w:id="26" w:author="Adithyan Ilangovan" w:date="2017-03-30T14:16:00Z"/>
        </w:rPr>
      </w:pPr>
    </w:p>
    <w:p w:rsidR="00EC46E7" w:rsidDel="00AC7A80" w:rsidRDefault="00EC46E7" w:rsidP="00EC46E7">
      <w:pPr>
        <w:tabs>
          <w:tab w:val="left" w:pos="1092"/>
        </w:tabs>
        <w:rPr>
          <w:del w:id="27" w:author="Adithyan Ilangovan" w:date="2017-03-30T14:16:00Z"/>
        </w:rPr>
      </w:pPr>
    </w:p>
    <w:p w:rsidR="00EC46E7" w:rsidDel="00AC7A80" w:rsidRDefault="00EC46E7" w:rsidP="00EC46E7">
      <w:pPr>
        <w:tabs>
          <w:tab w:val="left" w:pos="1092"/>
        </w:tabs>
        <w:rPr>
          <w:del w:id="28" w:author="Adithyan Ilangovan" w:date="2017-03-30T14:16:00Z"/>
        </w:rPr>
      </w:pPr>
    </w:p>
    <w:p w:rsidR="00EC46E7" w:rsidDel="00AC7A80" w:rsidRDefault="00EC46E7" w:rsidP="00EC46E7">
      <w:pPr>
        <w:tabs>
          <w:tab w:val="left" w:pos="1092"/>
        </w:tabs>
        <w:rPr>
          <w:del w:id="29" w:author="Adithyan Ilangovan" w:date="2017-03-30T14:16:00Z"/>
        </w:rPr>
      </w:pPr>
    </w:p>
    <w:p w:rsidR="00EC46E7" w:rsidDel="00AC7A80" w:rsidRDefault="00EC46E7" w:rsidP="00EC46E7">
      <w:pPr>
        <w:tabs>
          <w:tab w:val="left" w:pos="1092"/>
        </w:tabs>
        <w:rPr>
          <w:del w:id="30" w:author="Adithyan Ilangovan" w:date="2017-03-30T14:16:00Z"/>
        </w:rPr>
      </w:pPr>
    </w:p>
    <w:p w:rsidR="00EC46E7" w:rsidDel="00AC7A80" w:rsidRDefault="00EC46E7" w:rsidP="00EC46E7">
      <w:pPr>
        <w:tabs>
          <w:tab w:val="left" w:pos="1092"/>
        </w:tabs>
        <w:rPr>
          <w:del w:id="31" w:author="Adithyan Ilangovan" w:date="2017-03-30T14:16:00Z"/>
        </w:rPr>
      </w:pPr>
    </w:p>
    <w:p w:rsidR="00693977" w:rsidDel="00AC7A80" w:rsidRDefault="00693977" w:rsidP="004702D2">
      <w:pPr>
        <w:rPr>
          <w:del w:id="32" w:author="Adithyan Ilangovan" w:date="2017-03-30T14:16:00Z"/>
        </w:rPr>
      </w:pPr>
    </w:p>
    <w:p w:rsidR="00A15375" w:rsidDel="00AC7A80" w:rsidRDefault="00A15375" w:rsidP="004702D2">
      <w:pPr>
        <w:rPr>
          <w:del w:id="33" w:author="Adithyan Ilangovan" w:date="2017-03-30T14:16:00Z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E363466" wp14:editId="7084F475">
                <wp:simplePos x="0" y="0"/>
                <wp:positionH relativeFrom="column">
                  <wp:posOffset>0</wp:posOffset>
                </wp:positionH>
                <wp:positionV relativeFrom="paragraph">
                  <wp:posOffset>160020</wp:posOffset>
                </wp:positionV>
                <wp:extent cx="6187440" cy="8206740"/>
                <wp:effectExtent l="0" t="0" r="22860" b="1905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7440" cy="8206740"/>
                          <a:chOff x="0" y="0"/>
                          <a:chExt cx="6187440" cy="8206740"/>
                        </a:xfrm>
                      </wpg:grpSpPr>
                      <wps:wsp>
                        <wps:cNvPr id="135" name="Straight Arrow Connector 135"/>
                        <wps:cNvCnPr/>
                        <wps:spPr>
                          <a:xfrm>
                            <a:off x="1905000" y="4701540"/>
                            <a:ext cx="0" cy="27432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6" name="Group 136"/>
                        <wpg:cNvGrpSpPr/>
                        <wpg:grpSpPr>
                          <a:xfrm>
                            <a:off x="0" y="0"/>
                            <a:ext cx="6187440" cy="8206740"/>
                            <a:chOff x="0" y="0"/>
                            <a:chExt cx="6187440" cy="8206740"/>
                          </a:xfrm>
                        </wpg:grpSpPr>
                        <wps:wsp>
                          <wps:cNvPr id="137" name="Rectangle 137"/>
                          <wps:cNvSpPr/>
                          <wps:spPr>
                            <a:xfrm>
                              <a:off x="1287780" y="4975860"/>
                              <a:ext cx="1249680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DASH Box Checks (General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+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 xml:space="preserve">MPD </w:t>
                                </w:r>
                                <w:r w:rsidRPr="00BC7D3A">
                                  <w:rPr>
                                    <w:sz w:val="18"/>
                                  </w:rPr>
                                  <w:t>specific</w:t>
                                </w:r>
                                <w:r w:rsidRPr="00BC7D3A">
                                  <w:rPr>
                                    <w:sz w:val="18"/>
                                    <w:lang w:val="en-US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8" name="Group 138"/>
                          <wpg:cNvGrpSpPr/>
                          <wpg:grpSpPr>
                            <a:xfrm>
                              <a:off x="0" y="0"/>
                              <a:ext cx="6187440" cy="8206740"/>
                              <a:chOff x="0" y="0"/>
                              <a:chExt cx="6187440" cy="8206740"/>
                            </a:xfrm>
                          </wpg:grpSpPr>
                          <wps:wsp>
                            <wps:cNvPr id="13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85900" y="3459480"/>
                                <a:ext cx="411480" cy="2514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15375" w:rsidRPr="0038633A" w:rsidRDefault="0038633A" w:rsidP="00A15375">
                                  <w:pPr>
                                    <w:rPr>
                                      <w:color w:val="92D050"/>
                                      <w:sz w:val="20"/>
                                      <w:lang w:val="de-DE"/>
                                    </w:rPr>
                                  </w:pPr>
                                  <w:r w:rsidRPr="00762DE4">
                                    <w:rPr>
                                      <w:color w:val="70AD47" w:themeColor="accent6"/>
                                      <w:sz w:val="20"/>
                                      <w:lang w:val="de-DE"/>
                                    </w:rPr>
                                    <w:t>Yes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0" name="Flowchart: Document 140"/>
                            <wps:cNvSpPr/>
                            <wps:spPr>
                              <a:xfrm>
                                <a:off x="2964180" y="685800"/>
                                <a:ext cx="708660" cy="41148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5375" w:rsidRPr="00BC7D3A" w:rsidRDefault="00A15375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Schema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" name="Flowchart: Document 141"/>
                            <wps:cNvSpPr/>
                            <wps:spPr>
                              <a:xfrm>
                                <a:off x="4038600" y="259080"/>
                                <a:ext cx="868680" cy="403860"/>
                              </a:xfrm>
                              <a:prstGeom prst="flowChart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5375" w:rsidRPr="00BC7D3A" w:rsidRDefault="00A15375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MPD/Manifest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2" name="Flowchart: Multidocument 142"/>
                            <wps:cNvSpPr/>
                            <wps:spPr>
                              <a:xfrm>
                                <a:off x="5219700" y="243840"/>
                                <a:ext cx="967740" cy="56388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rgbClr val="009999">
                                  <a:alpha val="62000"/>
                                </a:srgbClr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5375" w:rsidRPr="00BC7D3A" w:rsidRDefault="00A15375" w:rsidP="00A15375">
                                  <w:pPr>
                                    <w:jc w:val="center"/>
                                    <w:rPr>
                                      <w:sz w:val="18"/>
                                      <w:lang w:val="de-DE"/>
                                    </w:rPr>
                                  </w:pPr>
                                  <w:r w:rsidRPr="00BC7D3A">
                                    <w:rPr>
                                      <w:sz w:val="18"/>
                                      <w:lang w:val="de-DE"/>
                                    </w:rPr>
                                    <w:t>Segments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" name="Straight Arrow Connector 143"/>
                            <wps:cNvCnPr/>
                            <wps:spPr>
                              <a:xfrm flipV="1">
                                <a:off x="2308860" y="792480"/>
                                <a:ext cx="64008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Connector: Elbow 144"/>
                            <wps:cNvCnPr/>
                            <wps:spPr>
                              <a:xfrm flipV="1">
                                <a:off x="2590800" y="464820"/>
                                <a:ext cx="1447800" cy="335280"/>
                              </a:xfrm>
                              <a:prstGeom prst="bentConnector3">
                                <a:avLst>
                                  <a:gd name="adj1" fmla="val 526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Connector: Elbow 145"/>
                            <wps:cNvCnPr/>
                            <wps:spPr>
                              <a:xfrm flipH="1">
                                <a:off x="2301240" y="632460"/>
                                <a:ext cx="2080260" cy="914400"/>
                              </a:xfrm>
                              <a:prstGeom prst="bentConnector3">
                                <a:avLst>
                                  <a:gd name="adj1" fmla="val 183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Connector: Elbow 146"/>
                            <wps:cNvCnPr/>
                            <wps:spPr>
                              <a:xfrm flipH="1">
                                <a:off x="2331720" y="1516380"/>
                                <a:ext cx="2049780" cy="838200"/>
                              </a:xfrm>
                              <a:prstGeom prst="bentConnector3">
                                <a:avLst>
                                  <a:gd name="adj1" fmla="val 370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7" name="Connector: Elbow 147"/>
                            <wps:cNvCnPr/>
                            <wps:spPr>
                              <a:xfrm flipH="1">
                                <a:off x="1912620" y="2270760"/>
                                <a:ext cx="2461260" cy="1310640"/>
                              </a:xfrm>
                              <a:prstGeom prst="bentConnector3">
                                <a:avLst>
                                  <a:gd name="adj1" fmla="val 155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8" name="Connector: Elbow 148"/>
                            <wps:cNvCnPr/>
                            <wps:spPr>
                              <a:xfrm flipH="1">
                                <a:off x="2423160" y="4754880"/>
                                <a:ext cx="1943100" cy="1219200"/>
                              </a:xfrm>
                              <a:prstGeom prst="bentConnector3">
                                <a:avLst>
                                  <a:gd name="adj1" fmla="val -397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9" name="Connector: Elbow 149"/>
                            <wps:cNvCnPr/>
                            <wps:spPr>
                              <a:xfrm flipV="1">
                                <a:off x="2346960" y="571500"/>
                                <a:ext cx="2880360" cy="3368040"/>
                              </a:xfrm>
                              <a:prstGeom prst="bentConnector3">
                                <a:avLst>
                                  <a:gd name="adj1" fmla="val 94032"/>
                                </a:avLst>
                              </a:prstGeom>
                              <a:ln>
                                <a:tailEnd type="triangle"/>
                              </a:ln>
                              <a:scene3d>
                                <a:camera prst="orthographicFront"/>
                                <a:lightRig rig="threePt" dir="t"/>
                              </a:scene3d>
                              <a:sp3d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0" name="Connector: Elbow 150"/>
                            <wps:cNvCnPr/>
                            <wps:spPr>
                              <a:xfrm flipH="1">
                                <a:off x="2354580" y="739140"/>
                                <a:ext cx="3322320" cy="3779520"/>
                              </a:xfrm>
                              <a:prstGeom prst="bentConnector3">
                                <a:avLst>
                                  <a:gd name="adj1" fmla="val -227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1" name="Connector: Elbow 151"/>
                            <wps:cNvCnPr/>
                            <wps:spPr>
                              <a:xfrm flipH="1">
                                <a:off x="2537460" y="4518660"/>
                                <a:ext cx="3154680" cy="769620"/>
                              </a:xfrm>
                              <a:prstGeom prst="bentConnector3">
                                <a:avLst>
                                  <a:gd name="adj1" fmla="val 363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2" name="Connector: Elbow 152"/>
                            <wps:cNvCnPr/>
                            <wps:spPr>
                              <a:xfrm flipH="1">
                                <a:off x="2430780" y="5212080"/>
                                <a:ext cx="3253740" cy="883920"/>
                              </a:xfrm>
                              <a:prstGeom prst="bentConnector3">
                                <a:avLst>
                                  <a:gd name="adj1" fmla="val 121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3" name="Connector: Elbow 153"/>
                            <wps:cNvCnPr/>
                            <wps:spPr>
                              <a:xfrm flipH="1">
                                <a:off x="2316480" y="1066800"/>
                                <a:ext cx="990600" cy="480060"/>
                              </a:xfrm>
                              <a:prstGeom prst="bentConnector3">
                                <a:avLst>
                                  <a:gd name="adj1" fmla="val 1145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4" name="Connector: Elbow 154"/>
                            <wps:cNvCnPr/>
                            <wps:spPr>
                              <a:xfrm flipH="1">
                                <a:off x="1920240" y="3550920"/>
                                <a:ext cx="2461260" cy="1310640"/>
                              </a:xfrm>
                              <a:prstGeom prst="bentConnector3">
                                <a:avLst>
                                  <a:gd name="adj1" fmla="val 464"/>
                                </a:avLst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56" name="Group 156"/>
                            <wpg:cNvGrpSpPr/>
                            <wpg:grpSpPr>
                              <a:xfrm>
                                <a:off x="0" y="0"/>
                                <a:ext cx="4709160" cy="8206740"/>
                                <a:chOff x="0" y="0"/>
                                <a:chExt cx="4709160" cy="8206740"/>
                              </a:xfrm>
                            </wpg:grpSpPr>
                            <wps:wsp>
                              <wps:cNvPr id="157" name="Rectangle 157"/>
                              <wps:cNvSpPr/>
                              <wps:spPr>
                                <a:xfrm>
                                  <a:off x="1417320" y="5707380"/>
                                  <a:ext cx="982980" cy="5181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15375" w:rsidRPr="00BC7D3A" w:rsidRDefault="00A15375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Cross-representation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Flowchart: Terminator 158"/>
                              <wps:cNvSpPr/>
                              <wps:spPr>
                                <a:xfrm>
                                  <a:off x="1531620" y="7901940"/>
                                  <a:ext cx="746760" cy="304800"/>
                                </a:xfrm>
                                <a:prstGeom prst="flowChartTerminator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15375" w:rsidRPr="00660A2C" w:rsidRDefault="00A15375" w:rsidP="00A15375">
                                    <w:pPr>
                                      <w:spacing w:after="120"/>
                                      <w:jc w:val="center"/>
                                      <w:rPr>
                                        <w:color w:val="C45911" w:themeColor="accent2" w:themeShade="BF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C45911" w:themeColor="accent2" w:themeShade="BF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9" name="Straight Arrow Connector 159"/>
                              <wps:cNvCnPr/>
                              <wps:spPr>
                                <a:xfrm>
                                  <a:off x="1905000" y="5509260"/>
                                  <a:ext cx="0" cy="19177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60" name="Group 160"/>
                              <wpg:cNvGrpSpPr/>
                              <wpg:grpSpPr>
                                <a:xfrm>
                                  <a:off x="0" y="0"/>
                                  <a:ext cx="2857500" cy="7604760"/>
                                  <a:chOff x="0" y="0"/>
                                  <a:chExt cx="2857500" cy="7604760"/>
                                </a:xfrm>
                              </wpg:grpSpPr>
                              <wps:wsp>
                                <wps:cNvPr id="161" name="Flowchart: Terminator 161"/>
                                <wps:cNvSpPr/>
                                <wps:spPr>
                                  <a:xfrm>
                                    <a:off x="1531620" y="0"/>
                                    <a:ext cx="746760" cy="304800"/>
                                  </a:xfrm>
                                  <a:prstGeom prst="flowChartTerminator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A15375" w:rsidRPr="00BC7D3A" w:rsidRDefault="00A15375" w:rsidP="00A15375">
                                      <w:pPr>
                                        <w:spacing w:after="120"/>
                                        <w:jc w:val="center"/>
                                        <w:rPr>
                                          <w:color w:val="C45911" w:themeColor="accent2" w:themeShade="BF"/>
                                          <w:sz w:val="20"/>
                                          <w:lang w:val="de-DE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BC7D3A">
                                        <w:rPr>
                                          <w:color w:val="C45911" w:themeColor="accent2" w:themeShade="BF"/>
                                          <w:sz w:val="20"/>
                                          <w:lang w:val="de-DE"/>
                                          <w14:shadow w14:blurRad="38100" w14:dist="19050" w14:dir="2700000" w14:sx="100000" w14:sy="100000" w14:kx="0" w14:ky="0" w14:algn="tl">
                                            <w14:schemeClr w14:val="dk1">
                                              <w14:alpha w14:val="60000"/>
                                            </w14:scheme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Start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2" name="Rectangle 162"/>
                                <wps:cNvSpPr/>
                                <wps:spPr>
                                  <a:xfrm>
                                    <a:off x="1485900" y="563880"/>
                                    <a:ext cx="82296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A15375" w:rsidRPr="00BC7D3A" w:rsidRDefault="00A15375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Fetch </w:t>
                                      </w: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MPD, Schema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3" name="Rectangle 163"/>
                                <wps:cNvSpPr/>
                                <wps:spPr>
                                  <a:xfrm>
                                    <a:off x="1493520" y="1150620"/>
                                    <a:ext cx="822960" cy="7315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A15375" w:rsidRPr="00BC7D3A" w:rsidRDefault="00A15375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XML </w:t>
                                      </w: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validation+Schema validation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4" name="Rectangle 164"/>
                                <wps:cNvSpPr/>
                                <wps:spPr>
                                  <a:xfrm>
                                    <a:off x="1501140" y="2057400"/>
                                    <a:ext cx="822960" cy="5791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A15375" w:rsidRPr="00BC7D3A" w:rsidRDefault="00A15375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Schematron rule validation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5" name="Diamond 165"/>
                                <wps:cNvSpPr/>
                                <wps:spPr>
                                  <a:xfrm>
                                    <a:off x="967740" y="2827020"/>
                                    <a:ext cx="1889760" cy="685800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2">
                                        <a:lumMod val="60000"/>
                                        <a:lumOff val="4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A15375" w:rsidRPr="00BC7D3A" w:rsidRDefault="00A15375" w:rsidP="00A15375">
                                      <w:pPr>
                                        <w:jc w:val="center"/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  <w:t xml:space="preserve">Segment </w:t>
                                      </w:r>
                                      <w:r w:rsidRPr="00BC7D3A">
                                        <w:rPr>
                                          <w:color w:val="C45911" w:themeColor="accent2" w:themeShade="BF"/>
                                          <w:sz w:val="18"/>
                                          <w:lang w:val="de-DE"/>
                                        </w:rPr>
                                        <w:t>Conformance?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91440" bIns="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6" name="Rectangle 166"/>
                                <wps:cNvSpPr/>
                                <wps:spPr>
                                  <a:xfrm>
                                    <a:off x="1470660" y="3733800"/>
                                    <a:ext cx="868680" cy="42672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A15375" w:rsidRPr="00BC7D3A" w:rsidRDefault="00A15375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Fetch </w:t>
                                      </w: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Segments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7" name="Rectangle 167"/>
                                <wps:cNvSpPr/>
                                <wps:spPr>
                                  <a:xfrm>
                                    <a:off x="1470660" y="4343400"/>
                                    <a:ext cx="868680" cy="3962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6">
                                      <a:lumMod val="60000"/>
                                      <a:lumOff val="4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A15375" w:rsidRPr="00BC7D3A" w:rsidRDefault="00A15375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ISO </w:t>
                                      </w: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BMFF checks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8" name="Parallelogram 168"/>
                                <wps:cNvSpPr/>
                                <wps:spPr>
                                  <a:xfrm>
                                    <a:off x="0" y="1036320"/>
                                    <a:ext cx="1074420" cy="579120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009999">
                                      <a:alpha val="620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A15375" w:rsidRPr="00BC7D3A" w:rsidRDefault="00A15375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 xml:space="preserve">MPD </w:t>
                                      </w: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location (HTTP/</w:t>
                                      </w:r>
                                    </w:p>
                                    <w:p w:rsidR="00A15375" w:rsidRPr="00BC7D3A" w:rsidRDefault="00A15375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File)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9" name="Straight Arrow Connector 169"/>
                                <wps:cNvCnPr/>
                                <wps:spPr>
                                  <a:xfrm>
                                    <a:off x="1905000" y="297180"/>
                                    <a:ext cx="0" cy="27432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0" name="Straight Arrow Connector 170"/>
                                <wps:cNvCnPr/>
                                <wps:spPr>
                                  <a:xfrm>
                                    <a:off x="1905000" y="1013460"/>
                                    <a:ext cx="0" cy="1460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1" name="Straight Arrow Connector 171"/>
                                <wps:cNvCnPr/>
                                <wps:spPr>
                                  <a:xfrm>
                                    <a:off x="1897380" y="187452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2" name="Straight Arrow Connector 172"/>
                                <wps:cNvCnPr/>
                                <wps:spPr>
                                  <a:xfrm>
                                    <a:off x="1912620" y="261366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3" name="Straight Arrow Connector 173"/>
                                <wps:cNvCnPr/>
                                <wps:spPr>
                                  <a:xfrm>
                                    <a:off x="1905000" y="352806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4" name="Straight Arrow Connector 174"/>
                                <wps:cNvCnPr/>
                                <wps:spPr>
                                  <a:xfrm>
                                    <a:off x="1897380" y="4145280"/>
                                    <a:ext cx="0" cy="19177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5" name="Connector: Elbow 175"/>
                                <wps:cNvCnPr>
                                  <a:stCxn id="165" idx="1"/>
                                </wps:cNvCnPr>
                                <wps:spPr>
                                  <a:xfrm rot="10800000" flipH="1" flipV="1">
                                    <a:off x="967740" y="3169920"/>
                                    <a:ext cx="960120" cy="4434840"/>
                                  </a:xfrm>
                                  <a:prstGeom prst="bentConnector4">
                                    <a:avLst>
                                      <a:gd name="adj1" fmla="val -23810"/>
                                      <a:gd name="adj2" fmla="val 100086"/>
                                    </a:avLst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6" name="Connector: Elbow 176"/>
                                <wps:cNvCnPr/>
                                <wps:spPr>
                                  <a:xfrm flipV="1">
                                    <a:off x="982980" y="784860"/>
                                    <a:ext cx="495300" cy="640080"/>
                                  </a:xfrm>
                                  <a:prstGeom prst="bentConnector3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77" name="Parallelogram 177"/>
                                <wps:cNvSpPr/>
                                <wps:spPr>
                                  <a:xfrm>
                                    <a:off x="129540" y="205740"/>
                                    <a:ext cx="1074420" cy="457200"/>
                                  </a:xfrm>
                                  <a:prstGeom prst="parallelogram">
                                    <a:avLst/>
                                  </a:prstGeom>
                                  <a:solidFill>
                                    <a:srgbClr val="009999">
                                      <a:alpha val="62000"/>
                                    </a:srgbClr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A15375" w:rsidRPr="00BC7D3A" w:rsidRDefault="00A15375" w:rsidP="00A15375">
                                      <w:pPr>
                                        <w:jc w:val="center"/>
                                        <w:rPr>
                                          <w:sz w:val="18"/>
                                          <w:lang w:val="de-DE"/>
                                        </w:rPr>
                                      </w:pPr>
                                      <w:r w:rsidRPr="00BC7D3A">
                                        <w:rPr>
                                          <w:sz w:val="18"/>
                                          <w:lang w:val="de-DE"/>
                                        </w:rPr>
                                        <w:t>Select mode DASH/CMAF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8" name="Straight Arrow Connector 178"/>
                                <wps:cNvCnPr/>
                                <wps:spPr>
                                  <a:xfrm>
                                    <a:off x="1127760" y="419100"/>
                                    <a:ext cx="75882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accent6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79" name="Rectangle 179"/>
                              <wps:cNvSpPr/>
                              <wps:spPr>
                                <a:xfrm>
                                  <a:off x="3596640" y="6156960"/>
                                  <a:ext cx="1089660" cy="571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15375" w:rsidRPr="00BC7D3A" w:rsidRDefault="00A15375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en-US"/>
                                      </w:rPr>
                                      <w:t>CMAF specific Box checks (ISO &amp; non-ISO)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" name="Rectangle 180"/>
                              <wps:cNvSpPr/>
                              <wps:spPr>
                                <a:xfrm>
                                  <a:off x="3611880" y="6865620"/>
                                  <a:ext cx="1089660" cy="358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15375" w:rsidRPr="00BC7D3A" w:rsidRDefault="00A15375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Box + Manifest specific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Rectangle 181"/>
                              <wps:cNvSpPr/>
                              <wps:spPr>
                                <a:xfrm>
                                  <a:off x="3619500" y="7353300"/>
                                  <a:ext cx="1089660" cy="358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60000"/>
                                    <a:lumOff val="4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15375" w:rsidRPr="00BC7D3A" w:rsidRDefault="00A15375" w:rsidP="00A15375">
                                    <w:pPr>
                                      <w:jc w:val="center"/>
                                      <w:rPr>
                                        <w:sz w:val="18"/>
                                        <w:lang w:val="de-DE"/>
                                      </w:rPr>
                                    </w:pP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 xml:space="preserve">Cross </w:t>
                                    </w:r>
                                    <w:r w:rsidRPr="00BC7D3A">
                                      <w:rPr>
                                        <w:sz w:val="18"/>
                                        <w:lang w:val="de-DE"/>
                                      </w:rPr>
                                      <w:t>CMAF Track checks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Straight Arrow Connector 182"/>
                              <wps:cNvCnPr/>
                              <wps:spPr>
                                <a:xfrm>
                                  <a:off x="1905000" y="6210300"/>
                                  <a:ext cx="0" cy="1828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4" name="Straight Arrow Connector 184"/>
                              <wps:cNvCnPr/>
                              <wps:spPr>
                                <a:xfrm>
                                  <a:off x="4137660" y="6720840"/>
                                  <a:ext cx="0" cy="14630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" name="Straight Arrow Connector 185"/>
                              <wps:cNvCnPr/>
                              <wps:spPr>
                                <a:xfrm>
                                  <a:off x="4145280" y="7208520"/>
                                  <a:ext cx="0" cy="1460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6" name="Connector: Elbow 186"/>
                              <wps:cNvCnPr/>
                              <wps:spPr>
                                <a:xfrm flipH="1">
                                  <a:off x="1935480" y="7719060"/>
                                  <a:ext cx="2203704" cy="30480"/>
                                </a:xfrm>
                                <a:prstGeom prst="bentConnector3">
                                  <a:avLst>
                                    <a:gd name="adj1" fmla="val -505"/>
                                  </a:avLst>
                                </a:prstGeom>
                                <a:ln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363466" id="Group 134" o:spid="_x0000_s1026" style="position:absolute;left:0;text-align:left;margin-left:0;margin-top:12.6pt;width:487.2pt;height:646.2pt;z-index:251662336;mso-width-relative:margin;mso-height-relative:margin" coordsize="61874,82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5" o:spid="_x0000_s1027" type="#_x0000_t32" style="position:absolute;left:19050;top:47015;width:0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" strokecolor="#70ad47 [3209]" strokeweight=".5pt">
                  <v:stroke endarrow="block" joinstyle="miter"/>
                </v:shape>
                <v:group id="Group 136" o:spid="_x0000_s1028" style="position:absolute;width:61874;height:82067" coordsize="61874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Rectangle 137" o:spid="_x0000_s1029" style="position:absolute;left:12877;top:49758;width:12497;height:5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" fillcolor="#a8d08d [1945]" stroked="f" strokeweight="1pt">
                    <v:textbox inset=",0">
                      <w:txbxContent>
                        <w:p w:rsidR="00A15375" w:rsidRPr="00BC7D3A" w:rsidRDefault="00A15375" w:rsidP="00A15375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 w:rsidRPr="00BC7D3A">
                            <w:rPr>
                              <w:sz w:val="18"/>
                              <w:lang w:val="en-US"/>
                            </w:rPr>
                            <w:t>DASH Box Checks (General</w:t>
                          </w:r>
                          <w:r w:rsidRPr="00BC7D3A">
                            <w:rPr>
                              <w:sz w:val="18"/>
                            </w:rPr>
                            <w:t xml:space="preserve"> 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>+</w:t>
                          </w:r>
                          <w:r w:rsidRPr="00BC7D3A">
                            <w:rPr>
                              <w:sz w:val="18"/>
                            </w:rPr>
                            <w:t xml:space="preserve"> 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 xml:space="preserve">MPD </w:t>
                          </w:r>
                          <w:r w:rsidRPr="00BC7D3A">
                            <w:rPr>
                              <w:sz w:val="18"/>
                            </w:rPr>
                            <w:t>specific</w:t>
                          </w:r>
                          <w:r w:rsidRPr="00BC7D3A">
                            <w:rPr>
                              <w:sz w:val="18"/>
                              <w:lang w:val="en-US"/>
                            </w:rPr>
                            <w:t>)</w:t>
                          </w:r>
                        </w:p>
                      </w:txbxContent>
                    </v:textbox>
                  </v:rect>
                  <v:group id="Group 138" o:spid="_x0000_s1030" style="position:absolute;width:61874;height:82067" coordsize="61874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1" type="#_x0000_t202" style="position:absolute;left:14859;top:34594;width:4114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" stroked="f">
                      <v:textbox>
                        <w:txbxContent>
                          <w:p w:rsidR="00A15375" w:rsidRPr="0038633A" w:rsidRDefault="0038633A" w:rsidP="00A15375">
                            <w:pPr>
                              <w:rPr>
                                <w:color w:val="92D050"/>
                                <w:sz w:val="20"/>
                                <w:lang w:val="de-DE"/>
                              </w:rPr>
                            </w:pPr>
                            <w:r w:rsidRPr="00762DE4"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Yes</w:t>
                            </w:r>
                          </w:p>
                        </w:txbxContent>
                      </v:textbox>
                    </v:shape>
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<v:stroke joinstyle="miter"/>
                      <v:path o:connecttype="custom" o:connectlocs="10800,0;0,10800;10800,20400;21600,10800" textboxrect="0,0,21600,17322"/>
                    </v:shapetype>
                    <v:shape id="Flowchart: Document 140" o:spid="_x0000_s1032" type="#_x0000_t114" style="position:absolute;left:29641;top:6858;width:7087;height:41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" fillcolor="#099" stroked="f" strokeweight="1pt">
                      <v:fill opacity="40606f"/>
                      <v:textbox inset="0,0,0,0">
                        <w:txbxContent>
                          <w:p w:rsidR="00A15375" w:rsidRPr="00BC7D3A" w:rsidRDefault="00A15375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Schema</w:t>
                            </w:r>
                          </w:p>
                        </w:txbxContent>
                      </v:textbox>
                    </v:shape>
                    <v:shape id="Flowchart: Document 141" o:spid="_x0000_s1033" type="#_x0000_t114" style="position:absolute;left:40386;top:2590;width:8686;height:40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" fillcolor="#099" stroked="f" strokeweight="1pt">
                      <v:fill opacity="40606f"/>
                      <v:textbox inset="0,0,0,0">
                        <w:txbxContent>
                          <w:p w:rsidR="00A15375" w:rsidRPr="00BC7D3A" w:rsidRDefault="00A15375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MPD/Manifest</w:t>
                            </w:r>
                          </w:p>
                        </w:txbxContent>
                      </v:textbox>
                    </v:shape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Flowchart: Multidocument 142" o:spid="_x0000_s1034" type="#_x0000_t115" style="position:absolute;left:52197;top:2438;width:9677;height:5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" fillcolor="#099" strokecolor="white [3212]" strokeweight="1pt">
                      <v:fill opacity="40606f"/>
                      <v:textbox inset="0,0,0,0">
                        <w:txbxContent>
                          <w:p w:rsidR="00A15375" w:rsidRPr="00BC7D3A" w:rsidRDefault="00A15375" w:rsidP="00A15375">
                            <w:pPr>
                              <w:jc w:val="center"/>
                              <w:rPr>
                                <w:sz w:val="18"/>
                                <w:lang w:val="de-DE"/>
                              </w:rPr>
                            </w:pPr>
                            <w:r w:rsidRPr="00BC7D3A">
                              <w:rPr>
                                <w:sz w:val="18"/>
                                <w:lang w:val="de-DE"/>
                              </w:rPr>
                              <w:t>Segments</w:t>
                            </w:r>
                          </w:p>
                        </w:txbxContent>
                      </v:textbox>
                    </v:shape>
                    <v:shape id="Straight Arrow Connector 143" o:spid="_x0000_s1035" type="#_x0000_t32" style="position:absolute;left:23088;top:7924;width:6401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" strokecolor="#70ad47 [3209]" strokeweight=".5pt">
                      <v:stroke endarrow="block" joinstyle="miter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44" o:spid="_x0000_s1036" type="#_x0000_t34" style="position:absolute;left:25908;top:4648;width:14478;height:335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" adj="114" strokecolor="#70ad47 [3209]" strokeweight=".5pt">
                      <v:stroke endarrow="block"/>
                    </v:shape>
                    <v:shape id="Connector: Elbow 145" o:spid="_x0000_s1037" type="#_x0000_t34" style="position:absolute;left:23012;top:6324;width:20803;height:914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" adj="40" strokecolor="#70ad47 [3209]" strokeweight=".5pt">
                      <v:stroke endarrow="block"/>
                    </v:shape>
                    <v:shape id="Connector: Elbow 146" o:spid="_x0000_s1038" type="#_x0000_t34" style="position:absolute;left:23317;top:15163;width:20498;height:838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" adj="80" strokecolor="#70ad47 [3209]" strokeweight=".5pt">
                      <v:stroke endarrow="block"/>
                    </v:shape>
                    <v:shape id="Connector: Elbow 147" o:spid="_x0000_s1039" type="#_x0000_t34" style="position:absolute;left:19126;top:22707;width:24612;height:1310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" adj="33" strokecolor="#70ad47 [3209]" strokeweight=".5pt"/>
                    <v:shape id="Connector: Elbow 148" o:spid="_x0000_s1040" type="#_x0000_t34" style="position:absolute;left:24231;top:47548;width:19431;height:12192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" adj="-86" strokecolor="#70ad47 [3209]" strokeweight=".5pt">
                      <v:stroke endarrow="block"/>
                    </v:shape>
                    <v:shape id="Connector: Elbow 149" o:spid="_x0000_s1041" type="#_x0000_t34" style="position:absolute;left:23469;top:5715;width:28804;height:336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" adj="20311" strokecolor="#5b9bd5 [3204]" strokeweight=".5pt">
                      <v:stroke endarrow="block"/>
                    </v:shape>
                    <v:shape id="Connector: Elbow 150" o:spid="_x0000_s1042" type="#_x0000_t34" style="position:absolute;left:23545;top:7391;width:33224;height:3779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" adj="-49" strokecolor="#5b9bd5 [3204]" strokeweight=".5pt">
                      <v:stroke endarrow="block"/>
                    </v:shape>
                    <v:shape id="Connector: Elbow 151" o:spid="_x0000_s1043" type="#_x0000_t34" style="position:absolute;left:25374;top:45186;width:31547;height:769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" adj="78" strokecolor="#5b9bd5 [3204]" strokeweight=".5pt">
                      <v:stroke endarrow="block"/>
                    </v:shape>
                    <v:shape id="Connector: Elbow 152" o:spid="_x0000_s1044" type="#_x0000_t34" style="position:absolute;left:24307;top:52120;width:32538;height:884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" adj="26" strokecolor="#5b9bd5 [3204]" strokeweight=".5pt">
                      <v:stroke endarrow="block"/>
                    </v:shape>
                    <v:shape id="Connector: Elbow 153" o:spid="_x0000_s1045" type="#_x0000_t34" style="position:absolute;left:23164;top:10668;width:9906;height:480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" adj="247" strokecolor="#70ad47 [3209]" strokeweight=".5pt">
                      <v:stroke endarrow="block"/>
                    </v:shape>
                    <v:shape id="Connector: Elbow 154" o:spid="_x0000_s1046" type="#_x0000_t34" style="position:absolute;left:19202;top:35509;width:24613;height:13106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" adj="100" strokecolor="#70ad47 [3209]" strokeweight=".5pt"/>
                    <v:group id="Group 156" o:spid="_x0000_s1047" style="position:absolute;width:47091;height:82067" coordsize="47091,82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<v:rect id="Rectangle 157" o:spid="_x0000_s1048" style="position:absolute;left:14173;top:57073;width:9830;height: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" fillcolor="#a8d08d [1945]" stroked="f" strokeweight="1pt">
                        <v:textbox inset=",0">
                          <w:txbxContent>
                            <w:p w:rsidR="00A15375" w:rsidRPr="00BC7D3A" w:rsidRDefault="00A15375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Cross-representation checks</w:t>
                              </w:r>
                            </w:p>
                          </w:txbxContent>
                        </v:textbox>
                      </v:rect>
                      <v:shapetype id="_x0000_t116" coordsize="21600,21600" o:spt="116" path="m3475,qx,10800,3475,21600l18125,21600qx21600,10800,18125,xe">
                        <v:stroke joinstyle="miter"/>
                        <v:path gradientshapeok="t" o:connecttype="rect" textboxrect="1018,3163,20582,18437"/>
                      </v:shapetype>
                      <v:shape id="Flowchart: Terminator 158" o:spid="_x0000_s1049" type="#_x0000_t116" style="position:absolute;left:15316;top:79019;width:746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" filled="f" strokecolor="#f4b083 [1941]" strokeweight="1pt">
                        <v:textbox inset=",0">
                          <w:txbxContent>
                            <w:p w:rsidR="00A15375" w:rsidRPr="00660A2C" w:rsidRDefault="00A15375" w:rsidP="00A15375">
                              <w:pPr>
                                <w:spacing w:after="120"/>
                                <w:jc w:val="center"/>
                                <w:rPr>
                                  <w:color w:val="C45911" w:themeColor="accent2" w:themeShade="BF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C45911" w:themeColor="accent2" w:themeShade="BF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End</w:t>
                              </w:r>
                            </w:p>
                          </w:txbxContent>
                        </v:textbox>
                      </v:shape>
                      <v:shape id="Straight Arrow Connector 159" o:spid="_x0000_s1050" type="#_x0000_t32" style="position:absolute;left:19050;top:55092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" strokecolor="#70ad47 [3209]" strokeweight=".5pt">
                        <v:stroke endarrow="block" joinstyle="miter"/>
                      </v:shape>
                      <v:group id="Group 160" o:spid="_x0000_s1051" style="position:absolute;width:28575;height:76047" coordsize="28575,7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    <v:shape id="Flowchart: Terminator 161" o:spid="_x0000_s1052" type="#_x0000_t116" style="position:absolute;left:15316;width:7467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" filled="f" strokecolor="#f4b083 [1941]" strokeweight="1pt">
                          <v:textbox inset=",0">
                            <w:txbxContent>
                              <w:p w:rsidR="00A15375" w:rsidRPr="00BC7D3A" w:rsidRDefault="00A15375" w:rsidP="00A15375">
                                <w:pPr>
                                  <w:spacing w:after="120"/>
                                  <w:jc w:val="center"/>
                                  <w:rPr>
                                    <w:color w:val="C45911" w:themeColor="accent2" w:themeShade="BF"/>
                                    <w:sz w:val="20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BC7D3A">
                                  <w:rPr>
                                    <w:color w:val="C45911" w:themeColor="accent2" w:themeShade="BF"/>
                                    <w:sz w:val="20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Start</w:t>
                                </w:r>
                              </w:p>
                            </w:txbxContent>
                          </v:textbox>
                        </v:shape>
                        <v:rect id="Rectangle 162" o:spid="_x0000_s1053" style="position:absolute;left:14859;top:5638;width:822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" fillcolor="#a8d08d [1945]" stroked="f" strokeweight="1pt">
                          <v:textbox>
                            <w:txbxContent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Fetch </w:t>
                                </w: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MPD, Schema</w:t>
                                </w:r>
                              </w:p>
                            </w:txbxContent>
                          </v:textbox>
                        </v:rect>
                        <v:rect id="Rectangle 163" o:spid="_x0000_s1054" style="position:absolute;left:14935;top:11506;width:82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" fillcolor="#a8d08d [1945]" stroked="f" strokeweight="1pt">
                          <v:textbox>
                            <w:txbxContent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XML </w:t>
                                </w: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validation+Schema validation</w:t>
                                </w:r>
                              </w:p>
                            </w:txbxContent>
                          </v:textbox>
                        </v:rect>
                        <v:rect id="Rectangle 164" o:spid="_x0000_s1055" style="position:absolute;left:15011;top:20574;width:8230;height:5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" fillcolor="#a8d08d [1945]" stroked="f" strokeweight="1pt">
                          <v:textbox>
                            <w:txbxContent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Schematron rule validation</w:t>
                                </w:r>
                              </w:p>
                            </w:txbxContent>
                          </v:textbox>
                        </v:rect>
                        <v:shapetype id="_x0000_t4" coordsize="21600,21600" o:spt="4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Diamond 165" o:spid="_x0000_s1056" type="#_x0000_t4" style="position:absolute;left:9677;top:28270;width:1889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" filled="f" strokecolor="#f4b083 [1941]" strokeweight="1pt">
                          <v:textbox inset="0,0,,0">
                            <w:txbxContent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  <w:t xml:space="preserve">Segment </w:t>
                                </w:r>
                                <w:r w:rsidRPr="00BC7D3A">
                                  <w:rPr>
                                    <w:color w:val="C45911" w:themeColor="accent2" w:themeShade="BF"/>
                                    <w:sz w:val="18"/>
                                    <w:lang w:val="de-DE"/>
                                  </w:rPr>
                                  <w:t>Conformance?</w:t>
                                </w:r>
                              </w:p>
                            </w:txbxContent>
                          </v:textbox>
                        </v:shape>
                        <v:rect id="Rectangle 166" o:spid="_x0000_s1057" style="position:absolute;left:14706;top:37338;width:868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" fillcolor="#a8d08d [1945]" stroked="f" strokeweight="1pt">
                          <v:textbox>
                            <w:txbxContent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Fetch </w:t>
                                </w: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Segments</w:t>
                                </w:r>
                              </w:p>
                            </w:txbxContent>
                          </v:textbox>
                        </v:rect>
                        <v:rect id="Rectangle 167" o:spid="_x0000_s1058" style="position:absolute;left:14706;top:43434;width:8687;height:3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" fillcolor="#a8d08d [1945]" stroked="f" strokeweight="1pt">
                          <v:textbox>
                            <w:txbxContent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ISO </w:t>
                                </w: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BMFF checks</w:t>
                                </w:r>
                              </w:p>
                            </w:txbxContent>
                          </v:textbox>
                        </v:rect>
                        <v:shapetype id="_x0000_t7" coordsize="21600,21600" o:spt="7" adj="5400" path="m@0,l,21600@1,21600,21600,xe">
                          <v:stroke joinstyle="miter"/>
                          <v:formulas>
                            <v:f eqn="val #0"/>
                            <v:f eqn="sum width 0 #0"/>
                            <v:f eqn="prod #0 1 2"/>
                            <v:f eqn="sum width 0 @2"/>
                            <v:f eqn="mid #0 width"/>
                            <v:f eqn="mid @1 0"/>
                            <v:f eqn="prod height width #0"/>
                            <v:f eqn="prod @6 1 2"/>
                            <v:f eqn="sum height 0 @7"/>
                            <v:f eqn="prod width 1 2"/>
                            <v:f eqn="sum #0 0 @9"/>
                            <v:f eqn="if @10 @8 0"/>
                            <v:f eqn="if @10 @7 height"/>
                          </v:formulas>
                          <v:path gradientshapeok="t" o:connecttype="custom" o:connectlocs="@4,0;10800,@11;@3,10800;@5,21600;10800,@12;@2,10800" textboxrect="1800,1800,19800,19800;8100,8100,13500,13500;10800,10800,10800,10800"/>
                          <v:handles>
                            <v:h position="#0,topLeft" xrange="0,21600"/>
                          </v:handles>
                        </v:shapetype>
                        <v:shape id="Parallelogram 168" o:spid="_x0000_s1059" type="#_x0000_t7" style="position:absolute;top:10363;width:10744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" adj="2911" fillcolor="#099" stroked="f" strokeweight="1pt">
                          <v:fill opacity="40606f"/>
                          <v:textbox inset="0,0,0,0">
                            <w:txbxContent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 xml:space="preserve">MPD </w:t>
                                </w: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location (HTTP/</w:t>
                                </w:r>
                              </w:p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File)</w:t>
                                </w:r>
                              </w:p>
                            </w:txbxContent>
                          </v:textbox>
                        </v:shape>
                        <v:shape id="Straight Arrow Connector 169" o:spid="_x0000_s1060" type="#_x0000_t32" style="position:absolute;left:19050;top:2971;width:0;height:27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 id="Straight Arrow Connector 170" o:spid="_x0000_s1061" type="#_x0000_t32" style="position:absolute;left:19050;top:10134;width:0;height:14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" strokecolor="#70ad47 [3209]" strokeweight=".5pt">
                          <v:stroke endarrow="block" joinstyle="miter"/>
                        </v:shape>
                        <v:shape id="Straight Arrow Connector 171" o:spid="_x0000_s1062" type="#_x0000_t32" style="position:absolute;left:18973;top:18745;width:0;height:19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" strokecolor="#70ad47 [3209]" strokeweight=".5pt">
                          <v:stroke endarrow="block" joinstyle="miter"/>
                        </v:shape>
                        <v:shape id="Straight Arrow Connector 172" o:spid="_x0000_s1063" type="#_x0000_t32" style="position:absolute;left:19126;top:26136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" strokecolor="#70ad47 [3209]" strokeweight=".5pt">
                          <v:stroke endarrow="block" joinstyle="miter"/>
                        </v:shape>
                        <v:shape id="Straight Arrow Connector 173" o:spid="_x0000_s1064" type="#_x0000_t32" style="position:absolute;left:19050;top:35280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 id="Straight Arrow Connector 174" o:spid="_x0000_s1065" type="#_x0000_t32" style="position:absolute;left:18973;top:41452;width:0;height:19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" strokecolor="#70ad47 [3209]" strokeweight=".5pt">
                          <v:stroke endarrow="block" joinstyle="miter"/>
                        </v:shape>
                        <v:shapetype id="_x0000_t35" coordsize="21600,21600" o:spt="35" o:oned="t" adj="10800,10800" path="m,l@0,0@0@1,21600@1,21600,21600e" filled="f">
                          <v:stroke joinstyle="miter"/>
                          <v:formulas>
                            <v:f eqn="val #0"/>
                            <v:f eqn="val #1"/>
                            <v:f eqn="mid #0 width"/>
                            <v:f eqn="prod #1 1 2"/>
                          </v:formulas>
                          <v:path arrowok="t" fillok="f" o:connecttype="none"/>
                          <v:handles>
                            <v:h position="#0,@3"/>
                            <v:h position="@2,#1"/>
                          </v:handles>
                          <o:lock v:ext="edit" shapetype="t"/>
                        </v:shapetype>
                        <v:shape id="Connector: Elbow 175" o:spid="_x0000_s1066" type="#_x0000_t35" style="position:absolute;left:9677;top:31699;width:9601;height:44348;rotation:1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" adj="-5143,21619" strokecolor="#70ad47 [3209]" strokeweight=".5pt">
                          <v:stroke endarrow="block"/>
                        </v:shape>
                        <v:shape id="Connector: Elbow 176" o:spid="_x0000_s1067" type="#_x0000_t34" style="position:absolute;left:9829;top:7848;width:4953;height:640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" strokecolor="#70ad47 [3209]" strokeweight=".5pt">
                          <v:stroke endarrow="block"/>
                        </v:shape>
                        <v:shape id="Parallelogram 177" o:spid="_x0000_s1068" type="#_x0000_t7" style="position:absolute;left:1295;top:2057;width:10744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" adj="2298" fillcolor="#099" stroked="f" strokeweight="1pt">
                          <v:fill opacity="40606f"/>
                          <v:textbox inset="0,0,0,0">
                            <w:txbxContent>
                              <w:p w:rsidR="00A15375" w:rsidRPr="00BC7D3A" w:rsidRDefault="00A15375" w:rsidP="00A15375">
                                <w:pPr>
                                  <w:jc w:val="center"/>
                                  <w:rPr>
                                    <w:sz w:val="18"/>
                                    <w:lang w:val="de-DE"/>
                                  </w:rPr>
                                </w:pPr>
                                <w:r w:rsidRPr="00BC7D3A">
                                  <w:rPr>
                                    <w:sz w:val="18"/>
                                    <w:lang w:val="de-DE"/>
                                  </w:rPr>
                                  <w:t>Select mode DASH/CMAF</w:t>
                                </w:r>
                              </w:p>
                            </w:txbxContent>
                          </v:textbox>
                        </v:shape>
                        <v:shape id="Straight Arrow Connector 178" o:spid="_x0000_s1069" type="#_x0000_t32" style="position:absolute;left:11277;top:4191;width:75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" strokecolor="#70ad47 [3209]" strokeweight=".5pt">
                          <v:stroke endarrow="block" joinstyle="miter"/>
                        </v:shape>
                      </v:group>
                      <v:rect id="Rectangle 179" o:spid="_x0000_s1070" style="position:absolute;left:35966;top:61569;width:10897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" fillcolor="#a8d08d [1945]" stroked="f" strokeweight="1pt">
                        <v:textbox>
                          <w:txbxContent>
                            <w:p w:rsidR="00A15375" w:rsidRPr="00BC7D3A" w:rsidRDefault="00A15375" w:rsidP="00A15375">
                              <w:pPr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en-US"/>
                                </w:rPr>
                                <w:t>CMAF specific Box checks (ISO &amp; non-ISO)</w:t>
                              </w:r>
                            </w:p>
                          </w:txbxContent>
                        </v:textbox>
                      </v:rect>
                      <v:rect id="Rectangle 180" o:spid="_x0000_s1071" style="position:absolute;left:36118;top:68656;width:10897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" fillcolor="#a8d08d [1945]" stroked="f" strokeweight="1pt">
                        <v:textbox inset=",0">
                          <w:txbxContent>
                            <w:p w:rsidR="00A15375" w:rsidRPr="00BC7D3A" w:rsidRDefault="00A15375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Box + Manifest specific checks</w:t>
                              </w:r>
                            </w:p>
                          </w:txbxContent>
                        </v:textbox>
                      </v:rect>
                      <v:rect id="Rectangle 181" o:spid="_x0000_s1072" style="position:absolute;left:36195;top:73533;width:10896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" fillcolor="#a8d08d [1945]" stroked="f" strokeweight="1pt">
                        <v:textbox inset=",0">
                          <w:txbxContent>
                            <w:p w:rsidR="00A15375" w:rsidRPr="00BC7D3A" w:rsidRDefault="00A15375" w:rsidP="00A15375">
                              <w:pPr>
                                <w:jc w:val="center"/>
                                <w:rPr>
                                  <w:sz w:val="18"/>
                                  <w:lang w:val="de-DE"/>
                                </w:rPr>
                              </w:pP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 xml:space="preserve">Cross </w:t>
                              </w:r>
                              <w:r w:rsidRPr="00BC7D3A">
                                <w:rPr>
                                  <w:sz w:val="18"/>
                                  <w:lang w:val="de-DE"/>
                                </w:rPr>
                                <w:t>CMAF Track checks</w:t>
                              </w:r>
                            </w:p>
                          </w:txbxContent>
                        </v:textbox>
                      </v:rect>
                      <v:shape id="Straight Arrow Connector 182" o:spid="_x0000_s1073" type="#_x0000_t32" style="position:absolute;left:19050;top:62103;width:0;height:18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" strokecolor="#70ad47 [3209]" strokeweight=".5pt">
                        <v:stroke endarrow="block" joinstyle="miter"/>
                      </v:shape>
                      <v:shape id="Straight Arrow Connector 184" o:spid="_x0000_s1074" type="#_x0000_t32" style="position:absolute;left:41376;top:67208;width:0;height:14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" strokecolor="#70ad47 [3209]" strokeweight=".5pt">
                        <v:stroke endarrow="block" joinstyle="miter"/>
                      </v:shape>
                      <v:shape id="Straight Arrow Connector 185" o:spid="_x0000_s1075" type="#_x0000_t32" style="position:absolute;left:41452;top:72085;width:0;height:14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" strokecolor="#70ad47 [3209]" strokeweight=".5pt">
                        <v:stroke endarrow="block" joinstyle="miter"/>
                      </v:shape>
                      <v:shape id="Connector: Elbow 186" o:spid="_x0000_s1076" type="#_x0000_t34" style="position:absolute;left:19354;top:77190;width:22037;height:30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" adj="-109" strokecolor="#70ad47 [3209]" strokeweight=".5pt">
                        <v:stroke endarrow="block"/>
                      </v:shape>
                    </v:group>
                  </v:group>
                </v:group>
              </v:group>
            </w:pict>
          </mc:Fallback>
        </mc:AlternateContent>
      </w:r>
    </w:p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762DE4" w:rsidP="004702D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1F6292B" wp14:editId="5B960BBE">
                <wp:simplePos x="0" y="0"/>
                <wp:positionH relativeFrom="column">
                  <wp:posOffset>403860</wp:posOffset>
                </wp:positionH>
                <wp:positionV relativeFrom="paragraph">
                  <wp:posOffset>40005</wp:posOffset>
                </wp:positionV>
                <wp:extent cx="411480" cy="228600"/>
                <wp:effectExtent l="0" t="0" r="0" b="0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DE4" w:rsidRPr="00FC7AA6" w:rsidRDefault="00762DE4" w:rsidP="00762DE4">
                            <w:pP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6292B" id="Text Box 2" o:spid="_x0000_s1077" type="#_x0000_t202" style="position:absolute;left:0;text-align:left;margin-left:31.8pt;margin-top:3.15pt;width:32.4pt;height:18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" stroked="f">
                <v:textbox>
                  <w:txbxContent>
                    <w:p w:rsidR="00762DE4" w:rsidRPr="00FC7AA6" w:rsidRDefault="00762DE4" w:rsidP="00762DE4">
                      <w:pPr>
                        <w:rPr>
                          <w:color w:val="70AD47" w:themeColor="accent6"/>
                          <w:sz w:val="20"/>
                          <w:lang w:val="de-DE"/>
                        </w:rPr>
                      </w:pPr>
                      <w:r>
                        <w:rPr>
                          <w:color w:val="70AD47" w:themeColor="accent6"/>
                          <w:sz w:val="20"/>
                          <w:lang w:val="de-DE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</w:p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A15375" w:rsidP="004702D2"/>
    <w:p w:rsidR="00A15375" w:rsidRDefault="00762DE4" w:rsidP="004702D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673391" wp14:editId="4D324087">
                <wp:simplePos x="0" y="0"/>
                <wp:positionH relativeFrom="column">
                  <wp:posOffset>1059180</wp:posOffset>
                </wp:positionH>
                <wp:positionV relativeFrom="paragraph">
                  <wp:posOffset>120015</wp:posOffset>
                </wp:positionV>
                <wp:extent cx="1706880" cy="533400"/>
                <wp:effectExtent l="38100" t="19050" r="26670" b="38100"/>
                <wp:wrapNone/>
                <wp:docPr id="2" name="Diamon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5334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2DE4" w:rsidRPr="00BC7D3A" w:rsidRDefault="00762DE4" w:rsidP="00762DE4">
                            <w:pPr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</w:pPr>
                            <w:r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>Mode=CMAF</w:t>
                            </w:r>
                            <w:r w:rsidRPr="00BC7D3A">
                              <w:rPr>
                                <w:color w:val="C45911" w:themeColor="accent2" w:themeShade="BF"/>
                                <w:sz w:val="18"/>
                                <w:lang w:val="de-DE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73391" id="Diamond 2" o:spid="_x0000_s1078" type="#_x0000_t4" style="position:absolute;left:0;text-align:left;margin-left:83.4pt;margin-top:9.45pt;width:134.4pt;height:4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" filled="f" strokecolor="#f4b083 [1941]" strokeweight="1pt">
                <v:textbox inset="0,0,,0">
                  <w:txbxContent>
                    <w:p w:rsidR="00762DE4" w:rsidRPr="00BC7D3A" w:rsidRDefault="00762DE4" w:rsidP="00762DE4">
                      <w:pPr>
                        <w:rPr>
                          <w:color w:val="C45911" w:themeColor="accent2" w:themeShade="BF"/>
                          <w:sz w:val="18"/>
                          <w:lang w:val="de-DE"/>
                        </w:rPr>
                      </w:pPr>
                      <w:r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>Mode=CMAF</w:t>
                      </w:r>
                      <w:r w:rsidRPr="00BC7D3A">
                        <w:rPr>
                          <w:color w:val="C45911" w:themeColor="accent2" w:themeShade="BF"/>
                          <w:sz w:val="18"/>
                          <w:lang w:val="de-DE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A15375" w:rsidRDefault="00762DE4" w:rsidP="004702D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20320</wp:posOffset>
                </wp:positionV>
                <wp:extent cx="807720" cy="213360"/>
                <wp:effectExtent l="0" t="76200" r="0" b="34290"/>
                <wp:wrapNone/>
                <wp:docPr id="12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213360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A2569" id="Connector: Elbow 12" o:spid="_x0000_s1026" type="#_x0000_t34" style="position:absolute;margin-left:219.6pt;margin-top:1.6pt;width:63.6pt;height:16.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" strokecolor="#70ad47 [3209]" strokeweight=".5pt">
                <v:stroke endarrow="block"/>
              </v:shape>
            </w:pict>
          </mc:Fallback>
        </mc:AlternateContent>
      </w:r>
    </w:p>
    <w:p w:rsidR="00A15375" w:rsidRDefault="00762DE4" w:rsidP="004702D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F49511" wp14:editId="410770FC">
                <wp:simplePos x="0" y="0"/>
                <wp:positionH relativeFrom="column">
                  <wp:posOffset>2743200</wp:posOffset>
                </wp:positionH>
                <wp:positionV relativeFrom="paragraph">
                  <wp:posOffset>99695</wp:posOffset>
                </wp:positionV>
                <wp:extent cx="411480" cy="251460"/>
                <wp:effectExtent l="0" t="0" r="762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DE4" w:rsidRPr="0038633A" w:rsidRDefault="00762DE4" w:rsidP="00762DE4">
                            <w:pPr>
                              <w:rPr>
                                <w:color w:val="92D050"/>
                                <w:sz w:val="20"/>
                                <w:lang w:val="de-DE"/>
                              </w:rPr>
                            </w:pPr>
                            <w:r w:rsidRPr="00762DE4"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49511" id="_x0000_s1079" type="#_x0000_t202" style="position:absolute;left:0;text-align:left;margin-left:3in;margin-top:7.85pt;width:32.4pt;height:19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" stroked="f">
                <v:textbox>
                  <w:txbxContent>
                    <w:p w:rsidR="00762DE4" w:rsidRPr="0038633A" w:rsidRDefault="00762DE4" w:rsidP="00762DE4">
                      <w:pPr>
                        <w:rPr>
                          <w:color w:val="92D050"/>
                          <w:sz w:val="20"/>
                          <w:lang w:val="de-DE"/>
                        </w:rPr>
                      </w:pPr>
                      <w:r w:rsidRPr="00762DE4">
                        <w:rPr>
                          <w:color w:val="70AD47" w:themeColor="accent6"/>
                          <w:sz w:val="20"/>
                          <w:lang w:val="de-DE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:rsidR="00A15375" w:rsidRDefault="00A15375" w:rsidP="004702D2"/>
    <w:p w:rsidR="00EC46E7" w:rsidRDefault="00E603CA" w:rsidP="000843A5">
      <w:pPr>
        <w:pStyle w:val="Caption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1F6292B" wp14:editId="5B960BBE">
                <wp:simplePos x="0" y="0"/>
                <wp:positionH relativeFrom="column">
                  <wp:posOffset>1592580</wp:posOffset>
                </wp:positionH>
                <wp:positionV relativeFrom="paragraph">
                  <wp:posOffset>48260</wp:posOffset>
                </wp:positionV>
                <wp:extent cx="411480" cy="228600"/>
                <wp:effectExtent l="0" t="0" r="762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DE4" w:rsidRPr="00FC7AA6" w:rsidRDefault="00762DE4" w:rsidP="00762DE4">
                            <w:pP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  <w:lang w:val="de-DE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6292B" id="_x0000_s1080" type="#_x0000_t202" style="position:absolute;left:0;text-align:left;margin-left:125.4pt;margin-top:3.8pt;width:32.4pt;height:18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" stroked="f">
                <v:textbox>
                  <w:txbxContent>
                    <w:p w:rsidR="00762DE4" w:rsidRPr="00FC7AA6" w:rsidRDefault="00762DE4" w:rsidP="00762DE4">
                      <w:pPr>
                        <w:rPr>
                          <w:color w:val="70AD47" w:themeColor="accent6"/>
                          <w:sz w:val="20"/>
                          <w:lang w:val="de-DE"/>
                        </w:rPr>
                      </w:pPr>
                      <w:r>
                        <w:rPr>
                          <w:color w:val="70AD47" w:themeColor="accent6"/>
                          <w:sz w:val="20"/>
                          <w:lang w:val="de-DE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762DE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EAFA92" wp14:editId="229B670B">
                <wp:simplePos x="0" y="0"/>
                <wp:positionH relativeFrom="column">
                  <wp:posOffset>1912620</wp:posOffset>
                </wp:positionH>
                <wp:positionV relativeFrom="paragraph">
                  <wp:posOffset>10795</wp:posOffset>
                </wp:positionV>
                <wp:extent cx="0" cy="960120"/>
                <wp:effectExtent l="76200" t="0" r="76200" b="4953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0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6EB38" id="Straight Arrow Connector 4" o:spid="_x0000_s1026" type="#_x0000_t32" style="position:absolute;margin-left:150.6pt;margin-top:.85pt;width:0;height:75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" strokecolor="#70ad47 [3209]" strokeweight=".5pt">
                <v:stroke endarrow="block" joinstyle="miter"/>
              </v:shape>
            </w:pict>
          </mc:Fallback>
        </mc:AlternateContent>
      </w:r>
    </w:p>
    <w:p w:rsidR="00693977" w:rsidRDefault="00693977" w:rsidP="00A11A53">
      <w:pPr>
        <w:pStyle w:val="Caption"/>
        <w:jc w:val="center"/>
      </w:pPr>
    </w:p>
    <w:p w:rsidR="00693977" w:rsidRDefault="00693977" w:rsidP="00A11A53">
      <w:pPr>
        <w:pStyle w:val="Caption"/>
        <w:jc w:val="center"/>
      </w:pPr>
    </w:p>
    <w:p w:rsidR="00693977" w:rsidRDefault="00693977" w:rsidP="00A11A53">
      <w:pPr>
        <w:pStyle w:val="Caption"/>
        <w:jc w:val="center"/>
      </w:pPr>
    </w:p>
    <w:p w:rsidR="00693977" w:rsidRDefault="00693977" w:rsidP="00A11A53">
      <w:pPr>
        <w:pStyle w:val="Caption"/>
        <w:jc w:val="center"/>
      </w:pPr>
    </w:p>
    <w:p w:rsidR="00693977" w:rsidRDefault="00693977" w:rsidP="00A11A53">
      <w:pPr>
        <w:pStyle w:val="Caption"/>
        <w:jc w:val="center"/>
      </w:pPr>
    </w:p>
    <w:p w:rsidR="00693977" w:rsidRDefault="00693977" w:rsidP="00A11A53">
      <w:pPr>
        <w:pStyle w:val="Caption"/>
        <w:jc w:val="center"/>
      </w:pPr>
    </w:p>
    <w:p w:rsidR="00CF1228" w:rsidRDefault="00CF1228" w:rsidP="00693977">
      <w:pPr>
        <w:pStyle w:val="Caption"/>
        <w:jc w:val="center"/>
      </w:pPr>
      <w:r>
        <w:t xml:space="preserve">Figure </w:t>
      </w:r>
      <w:r w:rsidR="00912032">
        <w:fldChar w:fldCharType="begin"/>
      </w:r>
      <w:r w:rsidR="00912032">
        <w:instrText xml:space="preserve"> SEQ Figure \* ARABIC </w:instrText>
      </w:r>
      <w:r w:rsidR="00912032">
        <w:fldChar w:fldCharType="separate"/>
      </w:r>
      <w:r w:rsidR="00C15AB7">
        <w:rPr>
          <w:noProof/>
        </w:rPr>
        <w:t>2</w:t>
      </w:r>
      <w:r w:rsidR="00912032">
        <w:rPr>
          <w:noProof/>
        </w:rPr>
        <w:fldChar w:fldCharType="end"/>
      </w:r>
      <w:r>
        <w:t xml:space="preserve">: Detailed flow of DASH </w:t>
      </w:r>
      <w:r w:rsidR="00F43284">
        <w:t xml:space="preserve">and CMAF </w:t>
      </w:r>
      <w:r>
        <w:t>conformance testing</w:t>
      </w:r>
    </w:p>
    <w:p w:rsidR="004702D2" w:rsidRDefault="004702D2" w:rsidP="004702D2">
      <w:pPr>
        <w:pStyle w:val="Heading1"/>
        <w:numPr>
          <w:ilvl w:val="0"/>
          <w:numId w:val="1"/>
        </w:numPr>
      </w:pPr>
      <w:r>
        <w:t>Realization architecture</w:t>
      </w:r>
    </w:p>
    <w:p w:rsidR="0020471A" w:rsidRDefault="00A11A53" w:rsidP="00A85617">
      <w:r>
        <w:t>Figure 3</w:t>
      </w:r>
      <w:r w:rsidR="00FC7D1E">
        <w:t xml:space="preserve"> shows the functional block diagram of how the DASH conformance software has been realized.</w:t>
      </w:r>
    </w:p>
    <w:p w:rsidR="0020471A" w:rsidRDefault="0020471A" w:rsidP="00A85617"/>
    <w:p w:rsidR="0020471A" w:rsidRDefault="00A85617" w:rsidP="00147ECE">
      <w:pPr>
        <w:pStyle w:val="ListParagraph"/>
        <w:numPr>
          <w:ilvl w:val="0"/>
          <w:numId w:val="5"/>
        </w:numPr>
      </w:pPr>
      <w:r>
        <w:t>The conformance software resides on the “Test Server”.</w:t>
      </w:r>
    </w:p>
    <w:p w:rsidR="0020471A" w:rsidRDefault="00A85617" w:rsidP="00147ECE">
      <w:pPr>
        <w:pStyle w:val="ListParagraph"/>
        <w:numPr>
          <w:ilvl w:val="0"/>
          <w:numId w:val="5"/>
        </w:numPr>
      </w:pPr>
      <w:r>
        <w:t>The “Tester” is a web-client, e.g. Google Chrome browser that access</w:t>
      </w:r>
      <w:r w:rsidR="008700FC">
        <w:t xml:space="preserve"> the con</w:t>
      </w:r>
      <w:r w:rsidR="0013162C">
        <w:t>form</w:t>
      </w:r>
      <w:r w:rsidR="008700FC">
        <w:t>ance software on the Test Server</w:t>
      </w:r>
      <w:r w:rsidR="0020471A">
        <w:t>.</w:t>
      </w:r>
    </w:p>
    <w:p w:rsidR="0020471A" w:rsidRDefault="0020471A" w:rsidP="00147ECE">
      <w:pPr>
        <w:pStyle w:val="ListParagraph"/>
        <w:numPr>
          <w:ilvl w:val="0"/>
          <w:numId w:val="5"/>
        </w:numPr>
      </w:pPr>
      <w:r>
        <w:t xml:space="preserve">The Tested </w:t>
      </w:r>
      <w:r w:rsidR="008700FC">
        <w:t>provides the MPD (either as an uploaded file, or points to the MPD location on the web)</w:t>
      </w:r>
      <w:r>
        <w:t xml:space="preserve"> to the conformance software.</w:t>
      </w:r>
    </w:p>
    <w:p w:rsidR="0020471A" w:rsidRDefault="0020471A" w:rsidP="00147ECE">
      <w:pPr>
        <w:pStyle w:val="ListParagraph"/>
        <w:numPr>
          <w:ilvl w:val="0"/>
          <w:numId w:val="5"/>
        </w:numPr>
      </w:pPr>
      <w:r>
        <w:t>Based on this information, the conformance software accesses the DASH content.</w:t>
      </w:r>
    </w:p>
    <w:p w:rsidR="0020471A" w:rsidRDefault="0020471A" w:rsidP="00147ECE">
      <w:pPr>
        <w:pStyle w:val="ListParagraph"/>
        <w:numPr>
          <w:ilvl w:val="0"/>
          <w:numId w:val="5"/>
        </w:numPr>
      </w:pPr>
      <w:r>
        <w:t>Conformance testing is done on the Test Sever.</w:t>
      </w:r>
    </w:p>
    <w:p w:rsidR="00A85617" w:rsidRDefault="0020471A" w:rsidP="00147ECE">
      <w:pPr>
        <w:pStyle w:val="ListParagraph"/>
        <w:numPr>
          <w:ilvl w:val="0"/>
          <w:numId w:val="5"/>
        </w:numPr>
      </w:pPr>
      <w:r>
        <w:t xml:space="preserve">The report of the conformance testing is provided back to the Tester. </w:t>
      </w:r>
    </w:p>
    <w:p w:rsidR="00A85617" w:rsidRDefault="00A85617" w:rsidP="00A85617"/>
    <w:p w:rsidR="004702D2" w:rsidRDefault="004702D2" w:rsidP="004702D2">
      <w:pPr>
        <w:jc w:val="left"/>
      </w:pPr>
      <w:r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764BB705" wp14:editId="51B932A0">
                <wp:extent cx="6363006" cy="4089597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Content Placeholder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" y="369579"/>
                            <a:ext cx="1800404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21" name="Content Placeholder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9705" y="369579"/>
                            <a:ext cx="1800404" cy="1219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  <wps:wsp>
                        <wps:cNvPr id="22" name="Straight Arrow Connector 22"/>
                        <wps:cNvCnPr/>
                        <wps:spPr bwMode="auto">
                          <a:xfrm>
                            <a:off x="1371905" y="979179"/>
                            <a:ext cx="1676400" cy="0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305" y="2100522"/>
                            <a:ext cx="1089960" cy="108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9"/>
                        <wps:cNvSpPr txBox="1"/>
                        <wps:spPr>
                          <a:xfrm>
                            <a:off x="85491" y="247"/>
                            <a:ext cx="197231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5AB7" w:rsidRPr="0053793C" w:rsidRDefault="00C15AB7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DASH Content (3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6" name="TextBox 30"/>
                        <wps:cNvSpPr txBox="1"/>
                        <wps:spPr>
                          <a:xfrm>
                            <a:off x="3056779" y="53611"/>
                            <a:ext cx="176530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5AB7" w:rsidRPr="0053793C" w:rsidRDefault="00C15AB7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Test Server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9" name="TextBox 31"/>
                        <wps:cNvSpPr txBox="1"/>
                        <wps:spPr>
                          <a:xfrm>
                            <a:off x="4134953" y="2456344"/>
                            <a:ext cx="165227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5AB7" w:rsidRPr="0053793C" w:rsidRDefault="00C15AB7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Tester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0" name="Straight Arrow Connector 40"/>
                        <wps:cNvCnPr>
                          <a:stCxn id="24" idx="0"/>
                        </wps:cNvCnPr>
                        <wps:spPr bwMode="auto">
                          <a:xfrm flipV="1">
                            <a:off x="3593285" y="1564125"/>
                            <a:ext cx="0" cy="536397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1" name="TextBox 33"/>
                        <wps:cNvSpPr txBox="1"/>
                        <wps:spPr>
                          <a:xfrm>
                            <a:off x="1369093" y="1644655"/>
                            <a:ext cx="234759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5AB7" w:rsidRPr="0053793C" w:rsidRDefault="00C15AB7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1. Test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Request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MPD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2" name="TextBox 34"/>
                        <wps:cNvSpPr txBox="1"/>
                        <wps:spPr>
                          <a:xfrm>
                            <a:off x="1389465" y="525037"/>
                            <a:ext cx="169227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5AB7" w:rsidRPr="0053793C" w:rsidRDefault="00C15AB7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left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2. Request</w:t>
                              </w: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content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3" name="TextBox 35"/>
                        <wps:cNvSpPr txBox="1"/>
                        <wps:spPr>
                          <a:xfrm>
                            <a:off x="4123939" y="701981"/>
                            <a:ext cx="2195830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5AB7" w:rsidRPr="0053793C" w:rsidRDefault="00C15AB7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3. Run Conformance tests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44" name="Straight Arrow Connector 44"/>
                        <wps:cNvCnPr>
                          <a:stCxn id="21" idx="2"/>
                        </wps:cNvCnPr>
                        <wps:spPr bwMode="auto">
                          <a:xfrm>
                            <a:off x="3719907" y="1588779"/>
                            <a:ext cx="0" cy="511743"/>
                          </a:xfrm>
                          <a:prstGeom prst="straightConnector1">
                            <a:avLst/>
                          </a:prstGeom>
                          <a:solidFill>
                            <a:schemeClr val="accent1"/>
                          </a:solidFill>
                          <a:ln w="9525" cap="flat" cmpd="sng" algn="ctr">
                            <a:solidFill>
                              <a:schemeClr val="bg2"/>
                            </a:solidFill>
                            <a:prstDash val="solid"/>
                            <a:round/>
                            <a:headEnd type="none" w="med" len="med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45" name="TextBox 37"/>
                        <wps:cNvSpPr txBox="1"/>
                        <wps:spPr>
                          <a:xfrm>
                            <a:off x="3712277" y="1602585"/>
                            <a:ext cx="2346325" cy="29146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C15AB7" w:rsidRPr="0053793C" w:rsidRDefault="00C15AB7" w:rsidP="004702D2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53793C">
                                <w:rPr>
                                  <w:rFonts w:ascii="Garamond" w:hAnsi="Garamond" w:cstheme="minorBid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4. Results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4BB705" id="Canvas 3" o:spid="_x0000_s1081" editas="canvas" style="width:501pt;height:322pt;mso-position-horizontal-relative:char;mso-position-vertical-relative:line" coordsize="63627,4089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2" type="#_x0000_t75" style="position:absolute;width:63627;height:40894;visibility:visible;mso-wrap-style:square">
                  <v:fill o:detectmouseclick="t"/>
                  <v:path o:connecttype="none"/>
                </v:shape>
                <v:shape id="Content Placeholder 4" o:spid="_x0000_s1083" type="#_x0000_t75" style="position:absolute;left:3;top:3695;width:1800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">
                  <v:imagedata r:id="rId11" o:title=""/>
                  <v:path arrowok="t"/>
                </v:shape>
                <v:shape id="Content Placeholder 4" o:spid="_x0000_s1084" type="#_x0000_t75" style="position:absolute;left:28197;top:3695;width:18004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">
                  <v:imagedata r:id="rId11" o:title=""/>
                  <v:path arrowok="t"/>
                </v:shape>
                <v:shape id="Straight Arrow Connector 22" o:spid="_x0000_s1085" type="#_x0000_t32" style="position:absolute;left:13719;top:9791;width:1676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" filled="t" fillcolor="#5b9bd5 [3204]" strokecolor="#e7e6e6 [3214]">
                  <v:stroke startarrow="block" endarrow="block"/>
                </v:shape>
                <v:shape id="Picture 24" o:spid="_x0000_s1086" type="#_x0000_t75" style="position:absolute;left:30483;top:21005;width:10899;height:10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">
                  <v:imagedata r:id="rId12" o:title=""/>
                  <v:path arrowok="t"/>
                </v:shape>
                <v:shape id="TextBox 29" o:spid="_x0000_s1087" type="#_x0000_t202" style="position:absolute;left:854;top:2;width:19724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:rsidR="00C15AB7" w:rsidRPr="0053793C" w:rsidRDefault="00C15AB7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DASH Content (3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Box 30" o:spid="_x0000_s1088" type="#_x0000_t202" style="position:absolute;left:30567;top:536;width:17653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pBq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cg1/X9IP0LtfAAAA//8DAFBLAQItABQABgAIAAAAIQDb4fbL7gAAAIUBAAATAAAAAAAAAAAAAAAA&#10;AAAAAABbQ29udGVudF9UeXBlc10ueG1sUEsBAi0AFAAGAAgAAAAhAFr0LFu/AAAAFQEAAAsAAAAA&#10;AAAAAAAAAAAAHwEAAF9yZWxzLy5yZWxzUEsBAi0AFAAGAAgAAAAhAORKkGrBAAAA2wAAAA8AAAAA&#10;AAAAAAAAAAAABwIAAGRycy9kb3ducmV2LnhtbFBLBQYAAAAAAwADALcAAAD1AgAAAAA=&#10;" filled="f" stroked="f">
                  <v:textbox style="mso-fit-shape-to-text:t">
                    <w:txbxContent>
                      <w:p w:rsidR="00C15AB7" w:rsidRPr="0053793C" w:rsidRDefault="00C15AB7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Test Server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(2)</w:t>
                        </w:r>
                      </w:p>
                    </w:txbxContent>
                  </v:textbox>
                </v:shape>
                <v:shape id="TextBox 31" o:spid="_x0000_s1089" type="#_x0000_t202" style="position:absolute;left:41349;top:24563;width:1652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JLFwgAAANsAAAAPAAAAZHJzL2Rvd25yZXYueG1sRI9Ba8JA&#10;FITvBf/D8oTe6kal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AQDJLFwgAAANsAAAAPAAAA&#10;AAAAAAAAAAAAAAcCAABkcnMvZG93bnJldi54bWxQSwUGAAAAAAMAAwC3AAAA9gIAAAAA&#10;" filled="f" stroked="f">
                  <v:textbox style="mso-fit-shape-to-text:t">
                    <w:txbxContent>
                      <w:p w:rsidR="00C15AB7" w:rsidRPr="0053793C" w:rsidRDefault="00C15AB7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Tester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(1)</w:t>
                        </w:r>
                      </w:p>
                    </w:txbxContent>
                  </v:textbox>
                </v:shape>
                <v:shape id="Straight Arrow Connector 40" o:spid="_x0000_s1090" type="#_x0000_t32" style="position:absolute;left:35932;top:15641;width:0;height:536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" filled="t" fillcolor="#5b9bd5 [3204]" strokecolor="#e7e6e6 [3214]">
                  <v:stroke endarrow="block"/>
                </v:shape>
                <v:shape id="TextBox 33" o:spid="_x0000_s1091" type="#_x0000_t202" style="position:absolute;left:13690;top:16446;width:23476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" filled="f" stroked="f">
                  <v:textbox style="mso-fit-shape-to-text:t">
                    <w:txbxContent>
                      <w:p w:rsidR="00C15AB7" w:rsidRPr="0053793C" w:rsidRDefault="00C15AB7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1. Test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Request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(</w:t>
                        </w: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MPD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Box 34" o:spid="_x0000_s1092" type="#_x0000_t202" style="position:absolute;left:13894;top:5250;width:16923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PJ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" filled="f" stroked="f">
                  <v:textbox style="mso-fit-shape-to-text:t">
                    <w:txbxContent>
                      <w:p w:rsidR="00C15AB7" w:rsidRPr="0053793C" w:rsidRDefault="00C15AB7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left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2. Request</w:t>
                        </w: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content</w:t>
                        </w:r>
                      </w:p>
                    </w:txbxContent>
                  </v:textbox>
                </v:shape>
                <v:shape id="TextBox 35" o:spid="_x0000_s1093" type="#_x0000_t202" style="position:absolute;left:41239;top:7019;width:21958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<v:textbox style="mso-fit-shape-to-text:t">
                    <w:txbxContent>
                      <w:p w:rsidR="00C15AB7" w:rsidRPr="0053793C" w:rsidRDefault="00C15AB7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3. Run Conformance tests</w:t>
                        </w:r>
                      </w:p>
                    </w:txbxContent>
                  </v:textbox>
                </v:shape>
                <v:shape id="Straight Arrow Connector 44" o:spid="_x0000_s1094" type="#_x0000_t32" style="position:absolute;left:37199;top:15887;width:0;height:51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" filled="t" fillcolor="#5b9bd5 [3204]" strokecolor="#e7e6e6 [3214]">
                  <v:stroke endarrow="block"/>
                </v:shape>
                <v:shape id="TextBox 37" o:spid="_x0000_s1095" type="#_x0000_t202" style="position:absolute;left:37122;top:16025;width:23464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" filled="f" stroked="f">
                  <v:textbox style="mso-fit-shape-to-text:t">
                    <w:txbxContent>
                      <w:p w:rsidR="00C15AB7" w:rsidRPr="0053793C" w:rsidRDefault="00C15AB7" w:rsidP="004702D2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  <w:rPr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53793C">
                          <w:rPr>
                            <w:rFonts w:ascii="Garamond" w:hAnsi="Garamond" w:cstheme="minorBidi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4. Results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C7D1E" w:rsidRDefault="00FC7D1E" w:rsidP="005E185E">
      <w:pPr>
        <w:pStyle w:val="Caption"/>
        <w:ind w:left="1440" w:firstLine="720"/>
      </w:pPr>
      <w:r>
        <w:t xml:space="preserve">Figure </w:t>
      </w:r>
      <w:r w:rsidR="00912032">
        <w:fldChar w:fldCharType="begin"/>
      </w:r>
      <w:r w:rsidR="00912032">
        <w:instrText xml:space="preserve"> SEQ Figure \* ARABIC </w:instrText>
      </w:r>
      <w:r w:rsidR="00912032">
        <w:fldChar w:fldCharType="separate"/>
      </w:r>
      <w:r w:rsidR="00C15AB7">
        <w:rPr>
          <w:noProof/>
        </w:rPr>
        <w:t>3</w:t>
      </w:r>
      <w:r w:rsidR="00912032">
        <w:rPr>
          <w:noProof/>
        </w:rPr>
        <w:fldChar w:fldCharType="end"/>
      </w:r>
      <w:r>
        <w:t>: Functional block diagram of realization architecture</w:t>
      </w:r>
    </w:p>
    <w:p w:rsidR="004702D2" w:rsidRDefault="004702D2" w:rsidP="004702D2"/>
    <w:p w:rsidR="0020471A" w:rsidRDefault="0020471A" w:rsidP="0020471A">
      <w:pPr>
        <w:pStyle w:val="Heading3"/>
        <w:numPr>
          <w:ilvl w:val="2"/>
          <w:numId w:val="1"/>
        </w:numPr>
      </w:pPr>
      <w:r>
        <w:lastRenderedPageBreak/>
        <w:t>Test Server</w:t>
      </w:r>
    </w:p>
    <w:p w:rsidR="0020471A" w:rsidRDefault="0020471A" w:rsidP="0020471A">
      <w:r>
        <w:t>Linux/Windows based Web server</w:t>
      </w:r>
    </w:p>
    <w:p w:rsidR="0020471A" w:rsidRDefault="0020471A" w:rsidP="0020471A">
      <w:r>
        <w:t xml:space="preserve">Frontend code: </w:t>
      </w:r>
      <w:r w:rsidRPr="00DC720B">
        <w:t>https://github.com/Dash-Industry-Forum/Conformance-Software</w:t>
      </w:r>
    </w:p>
    <w:p w:rsidR="00600557" w:rsidRPr="00600557" w:rsidRDefault="0020471A" w:rsidP="0020471A">
      <w:pPr>
        <w:rPr>
          <w:color w:val="0000FF"/>
          <w:u w:val="single"/>
        </w:rPr>
      </w:pPr>
      <w:r>
        <w:t xml:space="preserve">Backend code: </w:t>
      </w:r>
      <w:hyperlink r:id="rId13" w:history="1">
        <w:r w:rsidRPr="00DB4808">
          <w:rPr>
            <w:rStyle w:val="Hyperlink"/>
          </w:rPr>
          <w:t>https://github.com/Dash-Industry-Forum/Conformance-and-reference-source</w:t>
        </w:r>
      </w:hyperlink>
    </w:p>
    <w:p w:rsidR="004702D2" w:rsidRDefault="004702D2" w:rsidP="004702D2"/>
    <w:p w:rsidR="00A1780E" w:rsidRDefault="00A1780E" w:rsidP="00A1780E">
      <w:pPr>
        <w:pStyle w:val="Heading1"/>
        <w:numPr>
          <w:ilvl w:val="0"/>
          <w:numId w:val="1"/>
        </w:numPr>
      </w:pPr>
      <w:r w:rsidRPr="0073104C">
        <w:t>Setup of Test Server</w:t>
      </w:r>
    </w:p>
    <w:p w:rsidR="00A1780E" w:rsidRDefault="00A1780E" w:rsidP="00A1780E">
      <w:r>
        <w:t>Test server can be installed in Linux/Windows (Linux recommended).</w:t>
      </w:r>
    </w:p>
    <w:p w:rsidR="00003293" w:rsidRDefault="00003293" w:rsidP="00693977">
      <w:pPr>
        <w:spacing w:line="360" w:lineRule="auto"/>
      </w:pPr>
      <w:r>
        <w:t>The following packages need to be installed</w:t>
      </w:r>
      <w:r w:rsidR="00243C53">
        <w:t xml:space="preserve"> by the specified </w:t>
      </w:r>
      <w:proofErr w:type="spellStart"/>
      <w:r w:rsidR="00243C53">
        <w:t>linux</w:t>
      </w:r>
      <w:proofErr w:type="spellEnd"/>
      <w:r w:rsidR="00243C53">
        <w:t xml:space="preserve"> commands</w:t>
      </w:r>
      <w:r>
        <w:t>.</w:t>
      </w:r>
    </w:p>
    <w:p w:rsidR="00003293" w:rsidRDefault="00003293" w:rsidP="00147ECE">
      <w:pPr>
        <w:pStyle w:val="ListParagraph"/>
        <w:numPr>
          <w:ilvl w:val="0"/>
          <w:numId w:val="8"/>
        </w:numPr>
        <w:spacing w:line="360" w:lineRule="auto"/>
      </w:pPr>
      <w:r>
        <w:t>PHP (5.</w:t>
      </w:r>
      <w:ins w:id="34" w:author="Adithyan Ilangovan" w:date="2017-03-30T10:42:00Z">
        <w:r w:rsidR="00690D56">
          <w:t>6</w:t>
        </w:r>
      </w:ins>
      <w:del w:id="35" w:author="Adithyan Ilangovan" w:date="2017-03-30T10:42:00Z">
        <w:r w:rsidDel="00690D56">
          <w:delText>5</w:delText>
        </w:r>
      </w:del>
      <w:r>
        <w:t xml:space="preserve"> or above)</w:t>
      </w:r>
    </w:p>
    <w:p w:rsidR="00003293" w:rsidRPr="00693977" w:rsidRDefault="00243C53" w:rsidP="00693977">
      <w:pPr>
        <w:pStyle w:val="ListParagraph"/>
        <w:spacing w:line="276" w:lineRule="auto"/>
        <w:ind w:firstLine="720"/>
        <w:rPr>
          <w:rFonts w:asciiTheme="minorHAnsi" w:hAnsiTheme="minorHAnsi"/>
          <w:i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add-apt</w:t>
      </w:r>
      <w:del w:id="36" w:author="Adithyan Ilangovan" w:date="2017-03-30T10:41:00Z">
        <w:r w:rsidRPr="00693977" w:rsidDel="004E0B2E">
          <w:rPr>
            <w:rFonts w:asciiTheme="minorHAnsi" w:hAnsiTheme="minorHAnsi"/>
            <w:i/>
          </w:rPr>
          <w:delText xml:space="preserve"> </w:delText>
        </w:r>
      </w:del>
      <w:r w:rsidRPr="00693977">
        <w:rPr>
          <w:rFonts w:asciiTheme="minorHAnsi" w:hAnsiTheme="minorHAnsi"/>
          <w:i/>
        </w:rPr>
        <w:t xml:space="preserve">-repository </w:t>
      </w:r>
      <w:proofErr w:type="spellStart"/>
      <w:r w:rsidRPr="00693977">
        <w:rPr>
          <w:rFonts w:asciiTheme="minorHAnsi" w:hAnsiTheme="minorHAnsi"/>
          <w:i/>
        </w:rPr>
        <w:t>ppa:ondrej</w:t>
      </w:r>
      <w:proofErr w:type="spellEnd"/>
      <w:r w:rsidRPr="00693977">
        <w:rPr>
          <w:rFonts w:asciiTheme="minorHAnsi" w:hAnsiTheme="minorHAnsi"/>
          <w:i/>
        </w:rPr>
        <w:t>/</w:t>
      </w:r>
      <w:proofErr w:type="spellStart"/>
      <w:r w:rsidRPr="00693977">
        <w:rPr>
          <w:rFonts w:asciiTheme="minorHAnsi" w:hAnsiTheme="minorHAnsi"/>
          <w:i/>
        </w:rPr>
        <w:t>php</w:t>
      </w:r>
      <w:proofErr w:type="spellEnd"/>
    </w:p>
    <w:p w:rsidR="00243C53" w:rsidRPr="00693977" w:rsidRDefault="00243C53" w:rsidP="00373631">
      <w:pPr>
        <w:pStyle w:val="ListParagraph"/>
        <w:ind w:firstLine="720"/>
        <w:rPr>
          <w:rFonts w:asciiTheme="minorHAnsi" w:hAnsiTheme="minorHAnsi"/>
          <w:i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apt-get update</w:t>
      </w:r>
    </w:p>
    <w:p w:rsidR="00243C53" w:rsidRPr="00693977" w:rsidRDefault="00243C53" w:rsidP="00373631">
      <w:pPr>
        <w:pStyle w:val="ListParagraph"/>
        <w:ind w:left="1440"/>
        <w:rPr>
          <w:rFonts w:asciiTheme="minorHAnsi" w:hAnsiTheme="minorHAnsi"/>
        </w:rPr>
      </w:pPr>
      <w:proofErr w:type="spellStart"/>
      <w:r w:rsidRPr="00693977">
        <w:rPr>
          <w:rFonts w:asciiTheme="minorHAnsi" w:hAnsiTheme="minorHAnsi"/>
          <w:i/>
        </w:rPr>
        <w:t>sudo</w:t>
      </w:r>
      <w:proofErr w:type="spellEnd"/>
      <w:r w:rsidRPr="00693977">
        <w:rPr>
          <w:rFonts w:asciiTheme="minorHAnsi" w:hAnsiTheme="minorHAnsi"/>
          <w:i/>
        </w:rPr>
        <w:t xml:space="preserve"> apt-get install php5.6 php5.6-dev </w:t>
      </w:r>
      <w:proofErr w:type="spellStart"/>
      <w:r w:rsidRPr="00693977">
        <w:rPr>
          <w:rFonts w:asciiTheme="minorHAnsi" w:hAnsiTheme="minorHAnsi"/>
          <w:i/>
        </w:rPr>
        <w:t>php</w:t>
      </w:r>
      <w:proofErr w:type="spellEnd"/>
      <w:r w:rsidRPr="00693977">
        <w:rPr>
          <w:rFonts w:asciiTheme="minorHAnsi" w:hAnsiTheme="minorHAnsi"/>
          <w:i/>
        </w:rPr>
        <w:t xml:space="preserve"> php5.6-curl php5.6-xdebug libapache2-mod-php5.6 </w:t>
      </w:r>
    </w:p>
    <w:p w:rsidR="00A1780E" w:rsidRDefault="00EE5E82" w:rsidP="00147ECE">
      <w:pPr>
        <w:pStyle w:val="ListParagraph"/>
        <w:numPr>
          <w:ilvl w:val="0"/>
          <w:numId w:val="8"/>
        </w:numPr>
        <w:spacing w:before="240"/>
      </w:pPr>
      <w:r>
        <w:t>Install Java</w:t>
      </w:r>
    </w:p>
    <w:p w:rsidR="00EE5E82" w:rsidRPr="00693977" w:rsidRDefault="00EE5E82" w:rsidP="00693977">
      <w:pPr>
        <w:spacing w:before="240"/>
        <w:ind w:left="1440"/>
      </w:pPr>
      <w:r>
        <w:t xml:space="preserve">Manually download the newest Oracle (Sun) Java directly from the link </w:t>
      </w:r>
      <w:hyperlink r:id="rId14" w:history="1">
        <w:r w:rsidRPr="00693977">
          <w:rPr>
            <w:rStyle w:val="Hyperlink"/>
            <w:color w:val="auto"/>
          </w:rPr>
          <w:t>https://www.java.com/en/download/linux_manual.jsp</w:t>
        </w:r>
      </w:hyperlink>
    </w:p>
    <w:p w:rsidR="00EE5E82" w:rsidRPr="00EE5E82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 xml:space="preserve">choose </w:t>
      </w:r>
      <w:del w:id="37" w:author="Adithyan Ilangovan" w:date="2017-03-30T10:54:00Z">
        <w:r w:rsidRPr="00EE5E82" w:rsidDel="00557B40">
          <w:rPr>
            <w:lang w:val="en-US"/>
          </w:rPr>
          <w:delText>the .</w:delText>
        </w:r>
      </w:del>
      <w:ins w:id="38" w:author="Adithyan Ilangovan" w:date="2017-03-30T10:54:00Z">
        <w:r w:rsidR="00557B40" w:rsidRPr="00EE5E82">
          <w:rPr>
            <w:lang w:val="en-US"/>
          </w:rPr>
          <w:t>the</w:t>
        </w:r>
        <w:r w:rsidR="00557B40">
          <w:rPr>
            <w:lang w:val="en-US"/>
          </w:rPr>
          <w:t xml:space="preserve"> </w:t>
        </w:r>
        <w:r w:rsidR="00557B40" w:rsidRPr="00557B40">
          <w:rPr>
            <w:i/>
            <w:lang w:val="en-US"/>
            <w:rPrChange w:id="39" w:author="Adithyan Ilangovan" w:date="2017-03-30T10:54:00Z">
              <w:rPr>
                <w:lang w:val="en-US"/>
              </w:rPr>
            </w:rPrChange>
          </w:rPr>
          <w:t>.</w:t>
        </w:r>
      </w:ins>
      <w:r w:rsidRPr="00557B40">
        <w:rPr>
          <w:i/>
          <w:lang w:val="en-US"/>
          <w:rPrChange w:id="40" w:author="Adithyan Ilangovan" w:date="2017-03-30T10:54:00Z">
            <w:rPr>
              <w:lang w:val="en-US"/>
            </w:rPr>
          </w:rPrChange>
        </w:rPr>
        <w:t>tar.gz</w:t>
      </w:r>
      <w:r w:rsidRPr="00EE5E82">
        <w:rPr>
          <w:lang w:val="en-US"/>
        </w:rPr>
        <w:t xml:space="preserve"> version</w:t>
      </w:r>
      <w:del w:id="41" w:author="Adithyan Ilangovan" w:date="2017-03-30T10:44:00Z">
        <w:r w:rsidRPr="00EE5E82" w:rsidDel="00F7127D">
          <w:rPr>
            <w:lang w:val="en-US"/>
          </w:rPr>
          <w:delText xml:space="preserve"> and </w:delText>
        </w:r>
      </w:del>
      <w:ins w:id="42" w:author="Adithyan Ilangovan" w:date="2017-03-30T10:44:00Z">
        <w:r w:rsidR="00F7127D">
          <w:rPr>
            <w:lang w:val="en-US"/>
          </w:rPr>
          <w:t xml:space="preserve">, </w:t>
        </w:r>
      </w:ins>
      <w:r w:rsidRPr="00EE5E82">
        <w:rPr>
          <w:lang w:val="en-US"/>
        </w:rPr>
        <w:t xml:space="preserve">unpack them and </w:t>
      </w:r>
      <w:del w:id="43" w:author="Adithyan Ilangovan" w:date="2017-03-30T10:43:00Z">
        <w:r w:rsidRPr="00EE5E82" w:rsidDel="00F7127D">
          <w:rPr>
            <w:lang w:val="en-US"/>
          </w:rPr>
          <w:delText>put them</w:delText>
        </w:r>
      </w:del>
      <w:ins w:id="44" w:author="Adithyan Ilangovan" w:date="2017-03-30T10:43:00Z">
        <w:r w:rsidR="00F7127D">
          <w:rPr>
            <w:lang w:val="en-US"/>
          </w:rPr>
          <w:t xml:space="preserve">place </w:t>
        </w:r>
      </w:ins>
      <w:del w:id="45" w:author="Adithyan Ilangovan" w:date="2017-03-30T10:44:00Z">
        <w:r w:rsidRPr="00EE5E82" w:rsidDel="00F7127D">
          <w:rPr>
            <w:lang w:val="en-US"/>
          </w:rPr>
          <w:delText xml:space="preserve"> </w:delText>
        </w:r>
      </w:del>
      <w:del w:id="46" w:author="Adithyan Ilangovan" w:date="2017-03-30T10:43:00Z">
        <w:r w:rsidRPr="00EE5E82" w:rsidDel="00F7127D">
          <w:rPr>
            <w:lang w:val="en-US"/>
          </w:rPr>
          <w:delText xml:space="preserve">to </w:delText>
        </w:r>
      </w:del>
      <w:ins w:id="47" w:author="Adithyan Ilangovan" w:date="2017-03-30T10:43:00Z">
        <w:r w:rsidR="00F7127D">
          <w:rPr>
            <w:lang w:val="en-US"/>
          </w:rPr>
          <w:t>at</w:t>
        </w:r>
        <w:r w:rsidR="00F7127D" w:rsidRPr="00EE5E82">
          <w:rPr>
            <w:lang w:val="en-US"/>
          </w:rPr>
          <w:t xml:space="preserve"> </w:t>
        </w:r>
      </w:ins>
      <w:del w:id="48" w:author="Adithyan Ilangovan" w:date="2017-03-30T10:44:00Z">
        <w:r w:rsidRPr="00EE5E82" w:rsidDel="00F7127D">
          <w:rPr>
            <w:lang w:val="en-US"/>
          </w:rPr>
          <w:delText xml:space="preserve">the </w:delText>
        </w:r>
      </w:del>
      <w:ins w:id="49" w:author="Adithyan Ilangovan" w:date="2017-03-30T10:44:00Z">
        <w:r w:rsidR="00F7127D">
          <w:rPr>
            <w:lang w:val="en-US"/>
          </w:rPr>
          <w:t xml:space="preserve">a </w:t>
        </w:r>
      </w:ins>
      <w:r w:rsidRPr="00EE5E82">
        <w:rPr>
          <w:lang w:val="en-US"/>
        </w:rPr>
        <w:t>desired place.</w:t>
      </w:r>
    </w:p>
    <w:p w:rsidR="00EE5E82" w:rsidRPr="00EE5E82" w:rsidRDefault="00EE5E82" w:rsidP="00EE5E82">
      <w:pPr>
        <w:ind w:left="1440"/>
        <w:rPr>
          <w:lang w:val="en-US"/>
        </w:rPr>
      </w:pPr>
    </w:p>
    <w:p w:rsidR="00EE5E82" w:rsidRPr="00EE5E82" w:rsidRDefault="00EE5E82" w:rsidP="00EE5E82">
      <w:pPr>
        <w:ind w:left="1440"/>
        <w:rPr>
          <w:lang w:val="en-US"/>
        </w:rPr>
      </w:pPr>
      <w:r w:rsidRPr="00EE5E82">
        <w:rPr>
          <w:lang w:val="en-US"/>
        </w:rPr>
        <w:t>Afterwards setup the java path with the following commands:</w:t>
      </w:r>
    </w:p>
    <w:p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update-alternatives --install "/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usr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/bin/java" "java"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path_to_java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1</w:t>
      </w:r>
    </w:p>
    <w:p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update-alternatives --install "/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usr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/bin/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" "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path_to_javaws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" 1 </w:t>
      </w:r>
    </w:p>
    <w:p w:rsidR="00EE5E82" w:rsidRPr="00693977" w:rsidRDefault="00EE5E82" w:rsidP="00EE5E82">
      <w:pPr>
        <w:ind w:left="1440"/>
        <w:rPr>
          <w:rFonts w:asciiTheme="minorHAnsi" w:hAnsiTheme="minorHAnsi"/>
          <w:lang w:val="en-US"/>
        </w:rPr>
      </w:pPr>
    </w:p>
    <w:p w:rsidR="00373631" w:rsidRDefault="00EE5E82" w:rsidP="00EE5E82">
      <w:pPr>
        <w:ind w:left="1440"/>
        <w:rPr>
          <w:ins w:id="50" w:author="Adithyan Ilangovan" w:date="2017-03-30T12:05:00Z"/>
          <w:lang w:val="en-US"/>
        </w:rPr>
      </w:pPr>
      <w:r w:rsidRPr="00EE5E82">
        <w:rPr>
          <w:lang w:val="en-US"/>
        </w:rPr>
        <w:t xml:space="preserve">The paths are located in the bin folder of the unpacked package, which is usually called </w:t>
      </w:r>
      <w:r w:rsidR="00373631">
        <w:rPr>
          <w:lang w:val="en-US"/>
        </w:rPr>
        <w:t xml:space="preserve">jre1.8.0_version, so the </w:t>
      </w:r>
      <w:proofErr w:type="spellStart"/>
      <w:r w:rsidRPr="00EE5E82">
        <w:rPr>
          <w:lang w:val="en-US"/>
        </w:rPr>
        <w:t>path_to_java</w:t>
      </w:r>
      <w:proofErr w:type="spellEnd"/>
      <w:r w:rsidRPr="00EE5E82">
        <w:rPr>
          <w:lang w:val="en-US"/>
        </w:rPr>
        <w:t xml:space="preserve"> could be e.g. /opt/jre1.8.0_version/bin/java.</w:t>
      </w:r>
    </w:p>
    <w:p w:rsidR="006377D6" w:rsidRDefault="006377D6" w:rsidP="00EE5E82">
      <w:pPr>
        <w:ind w:left="1440"/>
        <w:rPr>
          <w:ins w:id="51" w:author="Adithyan Ilangovan" w:date="2017-03-30T12:05:00Z"/>
          <w:lang w:val="en-US"/>
        </w:rPr>
      </w:pPr>
    </w:p>
    <w:p w:rsidR="006377D6" w:rsidRDefault="00B46529" w:rsidP="00EE5E82">
      <w:pPr>
        <w:ind w:left="1440"/>
        <w:rPr>
          <w:ins w:id="52" w:author="Adithyan Ilangovan" w:date="2017-03-30T12:10:00Z"/>
          <w:lang w:val="en-US"/>
        </w:rPr>
      </w:pPr>
      <w:ins w:id="53" w:author="Adithyan Ilangovan" w:date="2017-03-30T12:05:00Z">
        <w:r>
          <w:rPr>
            <w:lang w:val="en-US"/>
          </w:rPr>
          <w:t xml:space="preserve">Ensure that </w:t>
        </w:r>
      </w:ins>
      <w:ins w:id="54" w:author="Adithyan Ilangovan" w:date="2017-03-30T12:08:00Z">
        <w:r w:rsidR="00134175">
          <w:rPr>
            <w:lang w:val="en-US"/>
          </w:rPr>
          <w:t xml:space="preserve">you also </w:t>
        </w:r>
      </w:ins>
      <w:ins w:id="55" w:author="Adithyan Ilangovan" w:date="2017-03-30T12:10:00Z">
        <w:r w:rsidR="00F9380D">
          <w:rPr>
            <w:lang w:val="en-US"/>
          </w:rPr>
          <w:t xml:space="preserve">have </w:t>
        </w:r>
      </w:ins>
      <w:ins w:id="56" w:author="Adithyan Ilangovan" w:date="2017-03-30T12:08:00Z">
        <w:r w:rsidR="005455DE">
          <w:rPr>
            <w:lang w:val="en-US"/>
          </w:rPr>
          <w:t>a java compiler (JRE).</w:t>
        </w:r>
      </w:ins>
      <w:ins w:id="57" w:author="Adithyan Ilangovan" w:date="2017-03-30T12:10:00Z">
        <w:r w:rsidR="005455DE">
          <w:rPr>
            <w:lang w:val="en-US"/>
          </w:rPr>
          <w:t xml:space="preserve"> This can be verified </w:t>
        </w:r>
        <w:r w:rsidR="00F9380D">
          <w:rPr>
            <w:lang w:val="en-US"/>
          </w:rPr>
          <w:t>by using:</w:t>
        </w:r>
      </w:ins>
    </w:p>
    <w:p w:rsidR="00F9380D" w:rsidRPr="0042201C" w:rsidRDefault="0042201C" w:rsidP="00EE5E82">
      <w:pPr>
        <w:ind w:left="1440"/>
        <w:rPr>
          <w:ins w:id="58" w:author="Adithyan Ilangovan" w:date="2017-03-30T12:11:00Z"/>
          <w:i/>
          <w:lang w:val="en-US"/>
          <w:rPrChange w:id="59" w:author="Adithyan Ilangovan" w:date="2017-03-30T12:12:00Z">
            <w:rPr>
              <w:ins w:id="60" w:author="Adithyan Ilangovan" w:date="2017-03-30T12:11:00Z"/>
              <w:lang w:val="en-US"/>
            </w:rPr>
          </w:rPrChange>
        </w:rPr>
      </w:pPr>
      <w:proofErr w:type="spellStart"/>
      <w:ins w:id="61" w:author="Adithyan Ilangovan" w:date="2017-03-30T12:12:00Z">
        <w:r>
          <w:rPr>
            <w:i/>
            <w:lang w:val="en-US"/>
          </w:rPr>
          <w:t>javac</w:t>
        </w:r>
        <w:proofErr w:type="spellEnd"/>
        <w:r w:rsidR="00B2367E">
          <w:rPr>
            <w:i/>
            <w:lang w:val="en-US"/>
          </w:rPr>
          <w:t xml:space="preserve"> -ver</w:t>
        </w:r>
        <w:r>
          <w:rPr>
            <w:i/>
            <w:lang w:val="en-US"/>
          </w:rPr>
          <w:t>s</w:t>
        </w:r>
      </w:ins>
      <w:ins w:id="62" w:author="Adithyan Ilangovan" w:date="2017-03-30T14:20:00Z">
        <w:r w:rsidR="00B2367E">
          <w:rPr>
            <w:i/>
            <w:lang w:val="en-US"/>
          </w:rPr>
          <w:t>i</w:t>
        </w:r>
      </w:ins>
      <w:ins w:id="63" w:author="Adithyan Ilangovan" w:date="2017-03-30T12:12:00Z">
        <w:r>
          <w:rPr>
            <w:i/>
            <w:lang w:val="en-US"/>
          </w:rPr>
          <w:t>on</w:t>
        </w:r>
      </w:ins>
    </w:p>
    <w:p w:rsidR="00510641" w:rsidRDefault="00510641" w:rsidP="00510641">
      <w:pPr>
        <w:ind w:left="1440"/>
        <w:jc w:val="left"/>
        <w:rPr>
          <w:ins w:id="64" w:author="Adithyan Ilangovan" w:date="2017-03-30T12:13:00Z"/>
          <w:lang w:val="en-US"/>
        </w:rPr>
        <w:pPrChange w:id="65" w:author="Adithyan Ilangovan" w:date="2017-03-30T12:13:00Z">
          <w:pPr>
            <w:ind w:left="1440"/>
          </w:pPr>
        </w:pPrChange>
      </w:pPr>
      <w:ins w:id="66" w:author="Adithyan Ilangovan" w:date="2017-03-30T12:13:00Z">
        <w:r>
          <w:rPr>
            <w:lang w:val="en-US"/>
          </w:rPr>
          <w:br/>
          <w:t xml:space="preserve">Also, ensure that </w:t>
        </w:r>
        <w:proofErr w:type="spellStart"/>
        <w:r>
          <w:rPr>
            <w:lang w:val="en-US"/>
          </w:rPr>
          <w:t>javac</w:t>
        </w:r>
        <w:proofErr w:type="spellEnd"/>
        <w:r>
          <w:rPr>
            <w:lang w:val="en-US"/>
          </w:rPr>
          <w:t xml:space="preserve"> and java use the same version. This can be verified by comparing the </w:t>
        </w:r>
      </w:ins>
      <w:ins w:id="67" w:author="Adithyan Ilangovan" w:date="2017-03-30T12:14:00Z">
        <w:r>
          <w:rPr>
            <w:lang w:val="en-US"/>
          </w:rPr>
          <w:t xml:space="preserve">two </w:t>
        </w:r>
      </w:ins>
      <w:ins w:id="68" w:author="Adithyan Ilangovan" w:date="2017-03-30T12:13:00Z">
        <w:r>
          <w:rPr>
            <w:lang w:val="en-US"/>
          </w:rPr>
          <w:t>commands:</w:t>
        </w:r>
      </w:ins>
    </w:p>
    <w:p w:rsidR="00510641" w:rsidRDefault="00510641" w:rsidP="00510641">
      <w:pPr>
        <w:ind w:left="1440"/>
        <w:jc w:val="left"/>
        <w:rPr>
          <w:ins w:id="69" w:author="Adithyan Ilangovan" w:date="2017-03-30T12:13:00Z"/>
          <w:lang w:val="en-US"/>
        </w:rPr>
        <w:pPrChange w:id="70" w:author="Adithyan Ilangovan" w:date="2017-03-30T12:13:00Z">
          <w:pPr>
            <w:ind w:left="1440"/>
          </w:pPr>
        </w:pPrChange>
      </w:pPr>
      <w:ins w:id="71" w:author="Adithyan Ilangovan" w:date="2017-03-30T12:13:00Z">
        <w:r w:rsidRPr="00510641">
          <w:rPr>
            <w:i/>
            <w:lang w:val="en-US"/>
            <w:rPrChange w:id="72" w:author="Adithyan Ilangovan" w:date="2017-03-30T12:14:00Z">
              <w:rPr>
                <w:lang w:val="en-US"/>
              </w:rPr>
            </w:rPrChange>
          </w:rPr>
          <w:t>java -versio</w:t>
        </w:r>
      </w:ins>
      <w:ins w:id="73" w:author="Adithyan Ilangovan" w:date="2017-03-30T12:14:00Z">
        <w:r w:rsidRPr="00510641">
          <w:rPr>
            <w:i/>
            <w:lang w:val="en-US"/>
            <w:rPrChange w:id="74" w:author="Adithyan Ilangovan" w:date="2017-03-30T12:14:00Z">
              <w:rPr>
                <w:lang w:val="en-US"/>
              </w:rPr>
            </w:rPrChange>
          </w:rPr>
          <w:t>n</w:t>
        </w:r>
      </w:ins>
    </w:p>
    <w:p w:rsidR="0042201C" w:rsidRDefault="00510641" w:rsidP="00875A7A">
      <w:pPr>
        <w:ind w:left="1440"/>
        <w:jc w:val="left"/>
        <w:rPr>
          <w:ins w:id="75" w:author="Adithyan Ilangovan" w:date="2017-03-30T12:15:00Z"/>
          <w:lang w:val="en-US"/>
        </w:rPr>
        <w:pPrChange w:id="76" w:author="Adithyan Ilangovan" w:date="2017-03-30T12:14:00Z">
          <w:pPr>
            <w:ind w:left="1440"/>
          </w:pPr>
        </w:pPrChange>
      </w:pPr>
      <w:proofErr w:type="spellStart"/>
      <w:ins w:id="77" w:author="Adithyan Ilangovan" w:date="2017-03-30T12:14:00Z">
        <w:r>
          <w:rPr>
            <w:i/>
            <w:lang w:val="en-US"/>
          </w:rPr>
          <w:t>javac</w:t>
        </w:r>
        <w:proofErr w:type="spellEnd"/>
        <w:r>
          <w:rPr>
            <w:i/>
            <w:lang w:val="en-US"/>
          </w:rPr>
          <w:t xml:space="preserve"> -version</w:t>
        </w:r>
      </w:ins>
      <w:ins w:id="78" w:author="Adithyan Ilangovan" w:date="2017-03-30T12:13:00Z">
        <w:r w:rsidRPr="00510641">
          <w:rPr>
            <w:i/>
            <w:lang w:val="en-US"/>
            <w:rPrChange w:id="79" w:author="Adithyan Ilangovan" w:date="2017-03-30T12:14:00Z">
              <w:rPr>
                <w:lang w:val="en-US"/>
              </w:rPr>
            </w:rPrChange>
          </w:rPr>
          <w:br/>
        </w:r>
        <w:r w:rsidRPr="00510641">
          <w:rPr>
            <w:i/>
            <w:lang w:val="en-US"/>
            <w:rPrChange w:id="80" w:author="Adithyan Ilangovan" w:date="2017-03-30T12:14:00Z">
              <w:rPr>
                <w:lang w:val="en-US"/>
              </w:rPr>
            </w:rPrChange>
          </w:rPr>
          <w:br/>
        </w:r>
      </w:ins>
      <w:ins w:id="81" w:author="Adithyan Ilangovan" w:date="2017-03-30T12:11:00Z">
        <w:r w:rsidR="0042201C">
          <w:rPr>
            <w:lang w:val="en-US"/>
          </w:rPr>
          <w:t>If</w:t>
        </w:r>
      </w:ins>
      <w:ins w:id="82" w:author="Adithyan Ilangovan" w:date="2017-03-30T12:12:00Z">
        <w:r w:rsidR="0042201C">
          <w:rPr>
            <w:lang w:val="en-US"/>
          </w:rPr>
          <w:t xml:space="preserve"> there is no </w:t>
        </w:r>
        <w:proofErr w:type="spellStart"/>
        <w:r w:rsidR="0042201C">
          <w:rPr>
            <w:lang w:val="en-US"/>
          </w:rPr>
          <w:t>javac</w:t>
        </w:r>
        <w:proofErr w:type="spellEnd"/>
        <w:r w:rsidR="0042201C">
          <w:rPr>
            <w:lang w:val="en-US"/>
          </w:rPr>
          <w:t xml:space="preserve"> present, install the same</w:t>
        </w:r>
      </w:ins>
      <w:ins w:id="83" w:author="Adithyan Ilangovan" w:date="2017-03-30T12:15:00Z">
        <w:r w:rsidR="001D35B9">
          <w:rPr>
            <w:lang w:val="en-US"/>
          </w:rPr>
          <w:t xml:space="preserve"> version as java</w:t>
        </w:r>
      </w:ins>
      <w:ins w:id="84" w:author="Adithyan Ilangovan" w:date="2017-03-30T12:12:00Z">
        <w:r w:rsidR="0042201C">
          <w:rPr>
            <w:lang w:val="en-US"/>
          </w:rPr>
          <w:t>.</w:t>
        </w:r>
      </w:ins>
      <w:ins w:id="85" w:author="Adithyan Ilangovan" w:date="2017-03-30T14:20:00Z">
        <w:r w:rsidR="00B2367E">
          <w:rPr>
            <w:lang w:val="en-US"/>
          </w:rPr>
          <w:t xml:space="preserve"> </w:t>
        </w:r>
      </w:ins>
      <w:bookmarkStart w:id="86" w:name="_GoBack"/>
      <w:bookmarkEnd w:id="86"/>
      <w:ins w:id="87" w:author="Adithyan Ilangovan" w:date="2017-03-30T12:14:00Z">
        <w:r w:rsidR="00875A7A">
          <w:rPr>
            <w:lang w:val="en-US"/>
          </w:rPr>
          <w:t xml:space="preserve">For example, the </w:t>
        </w:r>
        <w:proofErr w:type="spellStart"/>
        <w:r w:rsidR="00875A7A">
          <w:rPr>
            <w:lang w:val="en-US"/>
          </w:rPr>
          <w:t>javac</w:t>
        </w:r>
        <w:proofErr w:type="spellEnd"/>
        <w:r w:rsidR="00875A7A">
          <w:rPr>
            <w:lang w:val="en-US"/>
          </w:rPr>
          <w:t xml:space="preserve"> 1.8 version could be installed by:</w:t>
        </w:r>
      </w:ins>
    </w:p>
    <w:p w:rsidR="00875A7A" w:rsidRPr="00875A7A" w:rsidRDefault="00875A7A" w:rsidP="00875A7A">
      <w:pPr>
        <w:ind w:left="1440"/>
        <w:jc w:val="left"/>
        <w:rPr>
          <w:ins w:id="88" w:author="Adithyan Ilangovan" w:date="2017-03-30T12:10:00Z"/>
          <w:i/>
          <w:lang w:val="en-US"/>
          <w:rPrChange w:id="89" w:author="Adithyan Ilangovan" w:date="2017-03-30T12:15:00Z">
            <w:rPr>
              <w:ins w:id="90" w:author="Adithyan Ilangovan" w:date="2017-03-30T12:10:00Z"/>
              <w:lang w:val="en-US"/>
            </w:rPr>
          </w:rPrChange>
        </w:rPr>
        <w:pPrChange w:id="91" w:author="Adithyan Ilangovan" w:date="2017-03-30T12:14:00Z">
          <w:pPr>
            <w:ind w:left="1440"/>
          </w:pPr>
        </w:pPrChange>
      </w:pPr>
      <w:proofErr w:type="spellStart"/>
      <w:ins w:id="92" w:author="Adithyan Ilangovan" w:date="2017-03-30T12:15:00Z">
        <w:r w:rsidRPr="00875A7A">
          <w:rPr>
            <w:i/>
            <w:lang w:val="en-US"/>
          </w:rPr>
          <w:t>sudo</w:t>
        </w:r>
        <w:proofErr w:type="spellEnd"/>
        <w:r w:rsidRPr="00875A7A">
          <w:rPr>
            <w:i/>
            <w:lang w:val="en-US"/>
          </w:rPr>
          <w:t xml:space="preserve"> apt-add-repository ppa:webupd8team/java</w:t>
        </w:r>
      </w:ins>
    </w:p>
    <w:p w:rsidR="00F9380D" w:rsidRDefault="001D35B9" w:rsidP="00EE5E82">
      <w:pPr>
        <w:ind w:left="1440"/>
        <w:rPr>
          <w:ins w:id="93" w:author="Adithyan Ilangovan" w:date="2017-03-30T12:15:00Z"/>
          <w:i/>
          <w:lang w:val="en-US"/>
        </w:rPr>
      </w:pPr>
      <w:proofErr w:type="spellStart"/>
      <w:ins w:id="94" w:author="Adithyan Ilangovan" w:date="2017-03-30T12:15:00Z">
        <w:r w:rsidRPr="001D35B9">
          <w:rPr>
            <w:i/>
            <w:lang w:val="en-US"/>
          </w:rPr>
          <w:t>sudo</w:t>
        </w:r>
        <w:proofErr w:type="spellEnd"/>
        <w:r w:rsidRPr="001D35B9">
          <w:rPr>
            <w:i/>
            <w:lang w:val="en-US"/>
          </w:rPr>
          <w:t xml:space="preserve"> apt-get update</w:t>
        </w:r>
      </w:ins>
    </w:p>
    <w:p w:rsidR="001D35B9" w:rsidRPr="001D35B9" w:rsidRDefault="001D35B9" w:rsidP="00EE5E82">
      <w:pPr>
        <w:ind w:left="1440"/>
        <w:rPr>
          <w:ins w:id="95" w:author="Adithyan Ilangovan" w:date="2017-03-30T12:08:00Z"/>
          <w:i/>
          <w:lang w:val="en-US"/>
          <w:rPrChange w:id="96" w:author="Adithyan Ilangovan" w:date="2017-03-30T12:15:00Z">
            <w:rPr>
              <w:ins w:id="97" w:author="Adithyan Ilangovan" w:date="2017-03-30T12:08:00Z"/>
              <w:lang w:val="en-US"/>
            </w:rPr>
          </w:rPrChange>
        </w:rPr>
      </w:pPr>
      <w:proofErr w:type="spellStart"/>
      <w:ins w:id="98" w:author="Adithyan Ilangovan" w:date="2017-03-30T12:15:00Z">
        <w:r w:rsidRPr="001D35B9">
          <w:rPr>
            <w:i/>
            <w:lang w:val="en-US"/>
          </w:rPr>
          <w:t>sudo</w:t>
        </w:r>
        <w:proofErr w:type="spellEnd"/>
        <w:r w:rsidRPr="001D35B9">
          <w:rPr>
            <w:i/>
            <w:lang w:val="en-US"/>
          </w:rPr>
          <w:t xml:space="preserve"> apt-get install oracle-java8-installer</w:t>
        </w:r>
      </w:ins>
    </w:p>
    <w:p w:rsidR="005455DE" w:rsidRDefault="005455DE" w:rsidP="00EE5E82">
      <w:pPr>
        <w:ind w:left="1440"/>
        <w:rPr>
          <w:lang w:val="en-US"/>
        </w:rPr>
      </w:pPr>
    </w:p>
    <w:p w:rsidR="00373631" w:rsidRDefault="00373631" w:rsidP="00147ECE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>
        <w:rPr>
          <w:lang w:val="en-US"/>
        </w:rPr>
        <w:lastRenderedPageBreak/>
        <w:t>Apache server</w:t>
      </w:r>
    </w:p>
    <w:p w:rsidR="00373631" w:rsidRDefault="00373631" w:rsidP="00693977">
      <w:pPr>
        <w:pStyle w:val="ListParagraph"/>
        <w:spacing w:before="240"/>
        <w:ind w:left="1440"/>
        <w:rPr>
          <w:lang w:val="en-US"/>
        </w:rPr>
      </w:pPr>
      <w:r>
        <w:rPr>
          <w:lang w:val="en-US"/>
        </w:rPr>
        <w:t xml:space="preserve">Apache 2.4 is </w:t>
      </w:r>
      <w:del w:id="99" w:author="Adithyan Ilangovan" w:date="2017-03-30T10:54:00Z">
        <w:r w:rsidDel="00CF794B">
          <w:rPr>
            <w:lang w:val="en-US"/>
          </w:rPr>
          <w:delText>recommended ,</w:delText>
        </w:r>
      </w:del>
      <w:ins w:id="100" w:author="Adithyan Ilangovan" w:date="2017-03-30T10:54:00Z">
        <w:r w:rsidR="00CF794B">
          <w:rPr>
            <w:lang w:val="en-US"/>
          </w:rPr>
          <w:t>recommended,</w:t>
        </w:r>
      </w:ins>
      <w:r>
        <w:rPr>
          <w:lang w:val="en-US"/>
        </w:rPr>
        <w:t xml:space="preserve"> the root folder is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/www/html/.</w:t>
      </w:r>
    </w:p>
    <w:p w:rsidR="00373631" w:rsidRPr="00693977" w:rsidRDefault="00373631" w:rsidP="00373631">
      <w:pPr>
        <w:pStyle w:val="ListParagraph"/>
        <w:ind w:left="1440"/>
        <w:rPr>
          <w:rFonts w:asciiTheme="minorHAnsi" w:hAnsiTheme="minorHAnsi"/>
          <w:i/>
          <w:lang w:val="en-US"/>
        </w:rPr>
      </w:pPr>
      <w:proofErr w:type="spellStart"/>
      <w:r w:rsidRPr="00693977">
        <w:rPr>
          <w:rFonts w:asciiTheme="minorHAnsi" w:hAnsiTheme="minorHAnsi"/>
          <w:i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lang w:val="en-US"/>
        </w:rPr>
        <w:t xml:space="preserve"> apt-get install apache2 apache2-doc</w:t>
      </w:r>
    </w:p>
    <w:p w:rsidR="00EE5E82" w:rsidRDefault="00373631" w:rsidP="00147ECE">
      <w:pPr>
        <w:pStyle w:val="ListParagraph"/>
        <w:numPr>
          <w:ilvl w:val="0"/>
          <w:numId w:val="8"/>
        </w:numPr>
        <w:spacing w:before="240"/>
        <w:rPr>
          <w:lang w:val="en-US"/>
        </w:rPr>
      </w:pPr>
      <w:r>
        <w:rPr>
          <w:lang w:val="en-US"/>
        </w:rPr>
        <w:t>Configure Apache</w:t>
      </w:r>
    </w:p>
    <w:p w:rsidR="00A36F9E" w:rsidRDefault="00373631" w:rsidP="00693977">
      <w:pPr>
        <w:pStyle w:val="ListParagraph"/>
        <w:spacing w:before="240"/>
        <w:ind w:left="1440"/>
        <w:rPr>
          <w:ins w:id="101" w:author="Adithyan Ilangovan" w:date="2017-03-30T10:57:00Z"/>
          <w:lang w:val="en-US"/>
        </w:rPr>
      </w:pPr>
      <w:r w:rsidRPr="00373631">
        <w:rPr>
          <w:lang w:val="en-US"/>
        </w:rPr>
        <w:t>Go to the root folder, copy or move the web contents</w:t>
      </w:r>
      <w:r>
        <w:rPr>
          <w:lang w:val="en-US"/>
        </w:rPr>
        <w:t xml:space="preserve"> (DASH/CMAF frontend code)</w:t>
      </w:r>
      <w:r w:rsidRPr="00373631">
        <w:rPr>
          <w:lang w:val="en-US"/>
        </w:rPr>
        <w:t xml:space="preserve"> there, or make a </w:t>
      </w:r>
      <w:proofErr w:type="spellStart"/>
      <w:r w:rsidRPr="00373631">
        <w:rPr>
          <w:lang w:val="en-US"/>
        </w:rPr>
        <w:t>softlink</w:t>
      </w:r>
      <w:proofErr w:type="spellEnd"/>
      <w:r w:rsidRPr="00373631">
        <w:rPr>
          <w:lang w:val="en-US"/>
        </w:rPr>
        <w:t xml:space="preserve"> of the projects. </w:t>
      </w:r>
    </w:p>
    <w:p w:rsidR="00373631" w:rsidRPr="00373631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Rename or move the index.html, so that the user defined contents are shown in http://localhost/</w:t>
      </w:r>
    </w:p>
    <w:p w:rsidR="00373631" w:rsidRDefault="00373631" w:rsidP="00693977">
      <w:pPr>
        <w:pStyle w:val="ListParagraph"/>
        <w:spacing w:before="240"/>
        <w:ind w:left="1440"/>
        <w:rPr>
          <w:lang w:val="en-US"/>
        </w:rPr>
      </w:pPr>
      <w:r w:rsidRPr="00373631">
        <w:rPr>
          <w:lang w:val="en-US"/>
        </w:rPr>
        <w:t>If you want to change the root location, then modify the file /</w:t>
      </w:r>
      <w:proofErr w:type="spellStart"/>
      <w:r w:rsidRPr="00373631">
        <w:rPr>
          <w:lang w:val="en-US"/>
        </w:rPr>
        <w:t>etc</w:t>
      </w:r>
      <w:proofErr w:type="spellEnd"/>
      <w:r w:rsidRPr="00373631">
        <w:rPr>
          <w:lang w:val="en-US"/>
        </w:rPr>
        <w:t>/apache2/sites-available/000-default.conf</w:t>
      </w:r>
    </w:p>
    <w:p w:rsidR="008E2AFF" w:rsidRPr="008E2AFF" w:rsidRDefault="008E2AFF" w:rsidP="00693977">
      <w:pPr>
        <w:pStyle w:val="ListParagraph"/>
        <w:spacing w:before="240"/>
        <w:ind w:left="1440"/>
        <w:rPr>
          <w:lang w:val="en-US"/>
        </w:rPr>
      </w:pPr>
      <w:r>
        <w:rPr>
          <w:lang w:val="en-US"/>
        </w:rPr>
        <w:t>When there is no</w:t>
      </w:r>
      <w:r w:rsidRPr="008E2AFF">
        <w:rPr>
          <w:lang w:val="en-US"/>
        </w:rPr>
        <w:t xml:space="preserve"> error with the root location, please check if the user or group have corresponding rights. Check the settings by</w:t>
      </w:r>
      <w:r w:rsidR="00F634AE">
        <w:rPr>
          <w:lang w:val="en-US"/>
        </w:rPr>
        <w:t xml:space="preserve"> '</w:t>
      </w:r>
      <w:r w:rsidRPr="008E2AFF">
        <w:rPr>
          <w:lang w:val="en-US"/>
        </w:rPr>
        <w:t xml:space="preserve"> </w:t>
      </w:r>
      <w:r w:rsidRPr="008E2AFF">
        <w:rPr>
          <w:i/>
          <w:lang w:val="en-US"/>
        </w:rPr>
        <w:t>ls -l</w:t>
      </w:r>
      <w:r w:rsidR="00F634AE">
        <w:rPr>
          <w:i/>
          <w:lang w:val="en-US"/>
        </w:rPr>
        <w:t xml:space="preserve"> ‘</w:t>
      </w:r>
      <w:r w:rsidRPr="008E2AFF">
        <w:rPr>
          <w:lang w:val="en-US"/>
        </w:rPr>
        <w:t xml:space="preserve">. </w:t>
      </w:r>
    </w:p>
    <w:p w:rsidR="008E2AFF" w:rsidRPr="008E2AFF" w:rsidRDefault="008E2AFF" w:rsidP="00693977">
      <w:pPr>
        <w:pStyle w:val="ListParagraph"/>
        <w:spacing w:before="240"/>
        <w:ind w:left="1440"/>
        <w:rPr>
          <w:lang w:val="en-US"/>
        </w:rPr>
      </w:pPr>
      <w:r w:rsidRPr="008E2AFF">
        <w:rPr>
          <w:lang w:val="en-US"/>
        </w:rPr>
        <w:t>Make sure that you are in the group www-data and add write permission to the users in this group by:</w:t>
      </w:r>
    </w:p>
    <w:p w:rsidR="008E2AFF" w:rsidRPr="00693977" w:rsidRDefault="008E2AFF" w:rsidP="008E2AFF">
      <w:pPr>
        <w:pStyle w:val="ListParagraph"/>
        <w:ind w:left="1440"/>
        <w:rPr>
          <w:rFonts w:asciiTheme="minorHAnsi" w:hAnsiTheme="minorHAnsi"/>
          <w:lang w:val="en-US"/>
        </w:rPr>
      </w:pPr>
      <w:proofErr w:type="spellStart"/>
      <w:r w:rsidRPr="00693977">
        <w:rPr>
          <w:rFonts w:asciiTheme="minorHAnsi" w:hAnsiTheme="minorHAnsi"/>
          <w:i/>
          <w:iCs/>
          <w:lang w:val="en-US"/>
        </w:rPr>
        <w:t>sudo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chmod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 xml:space="preserve"> -R 0777 /</w:t>
      </w:r>
      <w:proofErr w:type="spellStart"/>
      <w:r w:rsidRPr="00693977">
        <w:rPr>
          <w:rFonts w:asciiTheme="minorHAnsi" w:hAnsiTheme="minorHAnsi"/>
          <w:i/>
          <w:iCs/>
          <w:lang w:val="en-US"/>
        </w:rPr>
        <w:t>var</w:t>
      </w:r>
      <w:proofErr w:type="spellEnd"/>
      <w:r w:rsidRPr="00693977">
        <w:rPr>
          <w:rFonts w:asciiTheme="minorHAnsi" w:hAnsiTheme="minorHAnsi"/>
          <w:i/>
          <w:iCs/>
          <w:lang w:val="en-US"/>
        </w:rPr>
        <w:t>/www/</w:t>
      </w:r>
    </w:p>
    <w:p w:rsidR="00D844AC" w:rsidRDefault="00D844AC" w:rsidP="008E2AFF">
      <w:pPr>
        <w:pStyle w:val="ListParagraph"/>
        <w:ind w:left="1440"/>
        <w:rPr>
          <w:ins w:id="102" w:author="Adithyan Ilangovan" w:date="2017-03-30T12:37:00Z"/>
          <w:rFonts w:asciiTheme="minorHAnsi" w:hAnsiTheme="minorHAnsi"/>
          <w:i/>
          <w:iCs/>
          <w:lang w:val="en-US"/>
        </w:rPr>
      </w:pPr>
    </w:p>
    <w:p w:rsidR="008E2AFF" w:rsidRPr="008E2AFF" w:rsidRDefault="008E2AFF" w:rsidP="008E2AFF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(Sometimes addition to the </w:t>
      </w:r>
      <w:proofErr w:type="spellStart"/>
      <w:r>
        <w:rPr>
          <w:lang w:val="en-US"/>
        </w:rPr>
        <w:t>sudoers</w:t>
      </w:r>
      <w:proofErr w:type="spellEnd"/>
      <w:r>
        <w:rPr>
          <w:lang w:val="en-US"/>
        </w:rPr>
        <w:t xml:space="preserve"> list is needed. Run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visudo</w:t>
      </w:r>
      <w:proofErr w:type="spellEnd"/>
      <w:r>
        <w:rPr>
          <w:lang w:val="en-US"/>
        </w:rPr>
        <w:t xml:space="preserve"> and add these lines at the end:  </w:t>
      </w:r>
      <w:r w:rsidRPr="008E2AFF">
        <w:rPr>
          <w:i/>
          <w:lang w:val="en-US"/>
        </w:rPr>
        <w:t>www-data ALL=(ALL) NOPASSWD:ALL</w:t>
      </w:r>
      <w:r>
        <w:rPr>
          <w:lang w:val="en-US"/>
        </w:rPr>
        <w:t>)</w:t>
      </w:r>
    </w:p>
    <w:p w:rsidR="008E2AFF" w:rsidRPr="008E2AFF" w:rsidRDefault="008E2AFF" w:rsidP="008E2AFF">
      <w:pPr>
        <w:pStyle w:val="ListParagraph"/>
        <w:ind w:left="1440"/>
        <w:rPr>
          <w:lang w:val="en-US"/>
        </w:rPr>
      </w:pPr>
      <w:bookmarkStart w:id="103" w:name="__DdeLink__245_1556530962"/>
      <w:bookmarkEnd w:id="103"/>
    </w:p>
    <w:p w:rsidR="008E2AFF" w:rsidRPr="008E2AFF" w:rsidRDefault="008E2AFF" w:rsidP="008E2AFF">
      <w:pPr>
        <w:pStyle w:val="ListParagraph"/>
        <w:ind w:left="1440"/>
        <w:rPr>
          <w:lang w:val="en-US"/>
        </w:rPr>
      </w:pPr>
      <w:r w:rsidRPr="008E2AFF">
        <w:rPr>
          <w:lang w:val="en-US"/>
        </w:rPr>
        <w:t xml:space="preserve">After any configuration change, a restart of apache service is necessary: </w:t>
      </w:r>
    </w:p>
    <w:p w:rsidR="008E2AFF" w:rsidRDefault="008E2AFF" w:rsidP="008E2AFF">
      <w:pPr>
        <w:pStyle w:val="ListParagraph"/>
        <w:ind w:left="1440"/>
        <w:rPr>
          <w:i/>
          <w:iCs/>
          <w:lang w:val="en-US"/>
        </w:rPr>
      </w:pPr>
      <w:proofErr w:type="spellStart"/>
      <w:r w:rsidRPr="008E2AFF">
        <w:rPr>
          <w:i/>
          <w:iCs/>
          <w:lang w:val="en-US"/>
        </w:rPr>
        <w:t>sudo</w:t>
      </w:r>
      <w:proofErr w:type="spellEnd"/>
      <w:r w:rsidRPr="008E2AFF">
        <w:rPr>
          <w:i/>
          <w:iCs/>
          <w:lang w:val="en-US"/>
        </w:rPr>
        <w:t xml:space="preserve"> service apache2 restart</w:t>
      </w:r>
    </w:p>
    <w:p w:rsidR="00FB4D1F" w:rsidRDefault="00FB4D1F" w:rsidP="00147ECE">
      <w:pPr>
        <w:pStyle w:val="ListParagraph"/>
        <w:numPr>
          <w:ilvl w:val="0"/>
          <w:numId w:val="8"/>
        </w:numPr>
        <w:spacing w:before="240"/>
        <w:rPr>
          <w:iCs/>
          <w:lang w:val="en-US"/>
        </w:rPr>
      </w:pPr>
      <w:r>
        <w:rPr>
          <w:iCs/>
          <w:lang w:val="en-US"/>
        </w:rPr>
        <w:t>Possible additional installations</w:t>
      </w:r>
    </w:p>
    <w:p w:rsidR="00CC3BE3" w:rsidRDefault="00CC3BE3" w:rsidP="00147ECE">
      <w:pPr>
        <w:pStyle w:val="ListParagraph"/>
        <w:numPr>
          <w:ilvl w:val="0"/>
          <w:numId w:val="9"/>
        </w:numPr>
        <w:rPr>
          <w:iCs/>
          <w:lang w:val="en-US"/>
        </w:rPr>
      </w:pPr>
      <w:r>
        <w:rPr>
          <w:iCs/>
          <w:lang w:val="en-US"/>
        </w:rPr>
        <w:t>Install ‘ant’, required to run MPD validator in Conformance-Software.</w:t>
      </w:r>
    </w:p>
    <w:p w:rsidR="00CC3BE3" w:rsidRDefault="00CC3BE3" w:rsidP="00CC3BE3">
      <w:pPr>
        <w:pStyle w:val="ListParagraph"/>
        <w:ind w:left="1440" w:firstLine="360"/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sudo</w:t>
      </w:r>
      <w:proofErr w:type="spellEnd"/>
      <w:r>
        <w:rPr>
          <w:i/>
          <w:iCs/>
          <w:lang w:val="en-US"/>
        </w:rPr>
        <w:t xml:space="preserve"> apt-get install ant</w:t>
      </w:r>
    </w:p>
    <w:p w:rsidR="00CC3BE3" w:rsidRDefault="00CC3BE3" w:rsidP="00147ECE">
      <w:pPr>
        <w:pStyle w:val="ListParagraph"/>
        <w:numPr>
          <w:ilvl w:val="0"/>
          <w:numId w:val="9"/>
        </w:numPr>
        <w:rPr>
          <w:iCs/>
          <w:lang w:val="en-US"/>
        </w:rPr>
      </w:pPr>
      <w:r>
        <w:rPr>
          <w:iCs/>
          <w:lang w:val="en-US"/>
        </w:rPr>
        <w:t>XML extension of PHP</w:t>
      </w:r>
    </w:p>
    <w:p w:rsidR="007237CD" w:rsidRDefault="00CC3BE3" w:rsidP="00877C86">
      <w:pPr>
        <w:pStyle w:val="ListParagraph"/>
        <w:ind w:left="1800"/>
        <w:rPr>
          <w:ins w:id="104" w:author="Adithyan Ilangovan" w:date="2017-03-30T14:12:00Z"/>
          <w:i/>
          <w:iCs/>
          <w:lang w:val="en-US"/>
        </w:rPr>
      </w:pPr>
      <w:proofErr w:type="spellStart"/>
      <w:r>
        <w:rPr>
          <w:i/>
          <w:iCs/>
          <w:lang w:val="en-US"/>
        </w:rPr>
        <w:t>sudo</w:t>
      </w:r>
      <w:proofErr w:type="spellEnd"/>
      <w:r>
        <w:rPr>
          <w:i/>
          <w:iCs/>
          <w:lang w:val="en-US"/>
        </w:rPr>
        <w:t xml:space="preserve"> apt-get install php5.6-xml</w:t>
      </w:r>
    </w:p>
    <w:p w:rsidR="007237CD" w:rsidRDefault="00D369F2" w:rsidP="007237CD">
      <w:pPr>
        <w:pStyle w:val="ListParagraph"/>
        <w:numPr>
          <w:ilvl w:val="0"/>
          <w:numId w:val="9"/>
        </w:numPr>
        <w:rPr>
          <w:ins w:id="105" w:author="Adithyan Ilangovan" w:date="2017-03-30T14:12:00Z"/>
          <w:iCs/>
          <w:lang w:val="en-US"/>
        </w:rPr>
      </w:pPr>
      <w:proofErr w:type="spellStart"/>
      <w:ins w:id="106" w:author="Adithyan Ilangovan" w:date="2017-03-30T14:13:00Z">
        <w:r>
          <w:rPr>
            <w:iCs/>
            <w:lang w:val="en-US"/>
          </w:rPr>
          <w:t>Stdc</w:t>
        </w:r>
        <w:proofErr w:type="spellEnd"/>
        <w:r>
          <w:rPr>
            <w:iCs/>
            <w:lang w:val="en-US"/>
          </w:rPr>
          <w:t xml:space="preserve">++ </w:t>
        </w:r>
      </w:ins>
      <w:ins w:id="107" w:author="Adithyan Ilangovan" w:date="2017-03-30T14:14:00Z">
        <w:r>
          <w:rPr>
            <w:iCs/>
            <w:lang w:val="en-US"/>
          </w:rPr>
          <w:t>package</w:t>
        </w:r>
      </w:ins>
    </w:p>
    <w:p w:rsidR="007237CD" w:rsidRDefault="006C7B74" w:rsidP="00877C86">
      <w:pPr>
        <w:pStyle w:val="ListParagraph"/>
        <w:ind w:left="1800"/>
        <w:rPr>
          <w:ins w:id="108" w:author="Adithyan Ilangovan" w:date="2017-03-30T14:12:00Z"/>
          <w:iCs/>
          <w:lang w:val="en-US"/>
        </w:rPr>
      </w:pPr>
      <w:proofErr w:type="spellStart"/>
      <w:ins w:id="109" w:author="Adithyan Ilangovan" w:date="2017-03-30T14:14:00Z">
        <w:r w:rsidRPr="006C7B74">
          <w:rPr>
            <w:i/>
            <w:iCs/>
            <w:lang w:val="en-US"/>
          </w:rPr>
          <w:t>sudo</w:t>
        </w:r>
        <w:proofErr w:type="spellEnd"/>
        <w:r w:rsidRPr="006C7B74">
          <w:rPr>
            <w:i/>
            <w:iCs/>
            <w:lang w:val="en-US"/>
          </w:rPr>
          <w:t xml:space="preserve"> apt-get install </w:t>
        </w:r>
        <w:proofErr w:type="spellStart"/>
        <w:r w:rsidRPr="006C7B74">
          <w:rPr>
            <w:i/>
            <w:iCs/>
            <w:lang w:val="en-US"/>
          </w:rPr>
          <w:t>libstdc</w:t>
        </w:r>
        <w:proofErr w:type="spellEnd"/>
        <w:r w:rsidRPr="006C7B74">
          <w:rPr>
            <w:i/>
            <w:iCs/>
            <w:lang w:val="en-US"/>
          </w:rPr>
          <w:t>++6:i386</w:t>
        </w:r>
      </w:ins>
    </w:p>
    <w:p w:rsidR="007237CD" w:rsidRPr="00877C86" w:rsidRDefault="007237CD" w:rsidP="00877C86">
      <w:pPr>
        <w:pStyle w:val="ListParagraph"/>
        <w:ind w:left="1800"/>
        <w:rPr>
          <w:ins w:id="110" w:author="Adithyan Ilangovan" w:date="2017-03-30T11:08:00Z"/>
          <w:iCs/>
          <w:lang w:val="en-US"/>
        </w:rPr>
      </w:pPr>
      <w:ins w:id="111" w:author="Adithyan Ilangovan" w:date="2017-03-30T14:12:00Z">
        <w:r>
          <w:rPr>
            <w:iCs/>
            <w:lang w:val="en-US"/>
          </w:rPr>
          <w:tab/>
        </w:r>
        <w:r>
          <w:rPr>
            <w:iCs/>
            <w:lang w:val="en-US"/>
          </w:rPr>
          <w:tab/>
        </w:r>
        <w:r>
          <w:rPr>
            <w:iCs/>
            <w:lang w:val="en-US"/>
          </w:rPr>
          <w:tab/>
        </w:r>
        <w:r>
          <w:rPr>
            <w:iCs/>
            <w:lang w:val="en-US"/>
          </w:rPr>
          <w:tab/>
        </w:r>
        <w:r>
          <w:rPr>
            <w:iCs/>
            <w:lang w:val="en-US"/>
          </w:rPr>
          <w:tab/>
        </w:r>
        <w:r>
          <w:rPr>
            <w:iCs/>
            <w:lang w:val="en-US"/>
          </w:rPr>
          <w:tab/>
        </w:r>
      </w:ins>
    </w:p>
    <w:p w:rsidR="00174AC6" w:rsidRDefault="00174AC6" w:rsidP="00174AC6">
      <w:pPr>
        <w:rPr>
          <w:i/>
          <w:iCs/>
          <w:lang w:val="en-US"/>
        </w:rPr>
        <w:pPrChange w:id="112" w:author="Adithyan Ilangovan" w:date="2017-03-30T11:08:00Z">
          <w:pPr>
            <w:pStyle w:val="ListParagraph"/>
            <w:ind w:left="1800"/>
          </w:pPr>
        </w:pPrChange>
      </w:pPr>
      <w:r>
        <w:rPr>
          <w:i/>
          <w:iCs/>
          <w:lang w:val="en-US"/>
        </w:rPr>
        <w:tab/>
      </w:r>
    </w:p>
    <w:p w:rsidR="009F1179" w:rsidRDefault="00174AC6" w:rsidP="00520967">
      <w:pPr>
        <w:pStyle w:val="ListParagraph"/>
        <w:numPr>
          <w:ilvl w:val="0"/>
          <w:numId w:val="8"/>
        </w:numPr>
        <w:jc w:val="left"/>
        <w:rPr>
          <w:ins w:id="113" w:author="Adithyan Ilangovan" w:date="2017-03-30T11:10:00Z"/>
          <w:iCs/>
          <w:lang w:val="en-US"/>
        </w:rPr>
        <w:pPrChange w:id="114" w:author="Adithyan Ilangovan" w:date="2017-03-30T11:09:00Z">
          <w:pPr>
            <w:pStyle w:val="ListParagraph"/>
            <w:ind w:left="1800"/>
          </w:pPr>
        </w:pPrChange>
      </w:pPr>
      <w:ins w:id="115" w:author="Adithyan Ilangovan" w:date="2017-03-30T11:09:00Z">
        <w:r>
          <w:rPr>
            <w:iCs/>
            <w:lang w:val="en-US"/>
          </w:rPr>
          <w:t xml:space="preserve">If everything works correctly, you should be able </w:t>
        </w:r>
        <w:r w:rsidR="00520967">
          <w:rPr>
            <w:iCs/>
            <w:lang w:val="en-US"/>
          </w:rPr>
          <w:t>to be open the Frontend conformance software</w:t>
        </w:r>
        <w:r w:rsidR="008D1B6D">
          <w:rPr>
            <w:iCs/>
            <w:lang w:val="en-US"/>
          </w:rPr>
          <w:t xml:space="preserve"> </w:t>
        </w:r>
      </w:ins>
      <w:ins w:id="116" w:author="Adithyan Ilangovan" w:date="2017-03-30T11:10:00Z">
        <w:r w:rsidR="003028CF">
          <w:rPr>
            <w:iCs/>
            <w:lang w:val="en-US"/>
          </w:rPr>
          <w:t>in your browser</w:t>
        </w:r>
      </w:ins>
      <w:ins w:id="117" w:author="Adithyan Ilangovan" w:date="2017-03-30T14:19:00Z">
        <w:r w:rsidR="008363DA">
          <w:rPr>
            <w:iCs/>
            <w:lang w:val="en-US"/>
          </w:rPr>
          <w:t xml:space="preserve"> </w:t>
        </w:r>
        <w:r w:rsidR="008363DA" w:rsidRPr="008363DA">
          <w:rPr>
            <w:iCs/>
            <w:lang w:val="en-US"/>
          </w:rPr>
          <w:t>by navigating</w:t>
        </w:r>
      </w:ins>
      <w:ins w:id="118" w:author="Adithyan Ilangovan" w:date="2017-03-30T11:10:00Z">
        <w:r w:rsidR="003028CF">
          <w:rPr>
            <w:iCs/>
            <w:lang w:val="en-US"/>
          </w:rPr>
          <w:t xml:space="preserve"> </w:t>
        </w:r>
      </w:ins>
      <w:ins w:id="119" w:author="Adithyan Ilangovan" w:date="2017-03-30T11:09:00Z">
        <w:r w:rsidR="008D1B6D">
          <w:rPr>
            <w:iCs/>
            <w:lang w:val="en-US"/>
          </w:rPr>
          <w:t>to</w:t>
        </w:r>
        <w:r w:rsidR="00520967">
          <w:rPr>
            <w:iCs/>
            <w:lang w:val="en-US"/>
          </w:rPr>
          <w:t>:</w:t>
        </w:r>
      </w:ins>
    </w:p>
    <w:p w:rsidR="00174AC6" w:rsidRPr="003028CF" w:rsidRDefault="00520967" w:rsidP="008D1B6D">
      <w:pPr>
        <w:pStyle w:val="ListParagraph"/>
        <w:jc w:val="left"/>
        <w:rPr>
          <w:i/>
          <w:iCs/>
          <w:lang w:val="en-US"/>
          <w:rPrChange w:id="120" w:author="Adithyan Ilangovan" w:date="2017-03-30T11:10:00Z">
            <w:rPr>
              <w:iCs/>
              <w:lang w:val="en-US"/>
            </w:rPr>
          </w:rPrChange>
        </w:rPr>
        <w:pPrChange w:id="121" w:author="Adithyan Ilangovan" w:date="2017-03-30T11:10:00Z">
          <w:pPr>
            <w:pStyle w:val="ListParagraph"/>
            <w:ind w:left="1800"/>
          </w:pPr>
        </w:pPrChange>
      </w:pPr>
      <w:ins w:id="122" w:author="Adithyan Ilangovan" w:date="2017-03-30T11:09:00Z">
        <w:r w:rsidRPr="003028CF">
          <w:rPr>
            <w:i/>
            <w:iCs/>
            <w:lang w:val="en-US"/>
            <w:rPrChange w:id="123" w:author="Adithyan Ilangovan" w:date="2017-03-30T11:10:00Z">
              <w:rPr>
                <w:iCs/>
                <w:lang w:val="en-US"/>
              </w:rPr>
            </w:rPrChange>
          </w:rPr>
          <w:t>http://localhost/CMAF_Conformance_Frontend/webfe/conformancetest.php</w:t>
        </w:r>
      </w:ins>
    </w:p>
    <w:p w:rsidR="007B2EC8" w:rsidRDefault="007B2EC8" w:rsidP="00693977">
      <w:pPr>
        <w:pStyle w:val="Heading1"/>
        <w:numPr>
          <w:ilvl w:val="0"/>
          <w:numId w:val="1"/>
        </w:numPr>
      </w:pPr>
      <w:r>
        <w:lastRenderedPageBreak/>
        <w:t>Web-user interface</w:t>
      </w:r>
    </w:p>
    <w:p w:rsidR="000C1C47" w:rsidRPr="000C1C47" w:rsidRDefault="000C1C47" w:rsidP="00693977">
      <w:pPr>
        <w:pStyle w:val="Heading3"/>
        <w:numPr>
          <w:ilvl w:val="0"/>
          <w:numId w:val="0"/>
        </w:numPr>
        <w:ind w:left="720" w:hanging="720"/>
      </w:pPr>
      <w:r>
        <w:t>4.1 DASH Frontend</w:t>
      </w:r>
    </w:p>
    <w:p w:rsidR="008449CB" w:rsidRDefault="008449CB" w:rsidP="007B2EC8">
      <w:pPr>
        <w:jc w:val="left"/>
      </w:pPr>
      <w:r>
        <w:t>The web-based user interface for interaction with the conforman</w:t>
      </w:r>
      <w:r w:rsidR="00A11A53">
        <w:t>ce software is shown in Figure 4</w:t>
      </w:r>
      <w:r>
        <w:t>.</w:t>
      </w:r>
      <w:r w:rsidR="007B2EC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27546F" wp14:editId="34DEFE4B">
                <wp:simplePos x="0" y="0"/>
                <wp:positionH relativeFrom="column">
                  <wp:posOffset>1477233</wp:posOffset>
                </wp:positionH>
                <wp:positionV relativeFrom="paragraph">
                  <wp:posOffset>5169535</wp:posOffset>
                </wp:positionV>
                <wp:extent cx="1864426" cy="421568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426" cy="42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5AB7" w:rsidRPr="001823B6" w:rsidRDefault="00C15AB7" w:rsidP="007B2EC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27546F" id="Rectangle 11" o:spid="_x0000_s1096" style="position:absolute;margin-left:116.3pt;margin-top:407.05pt;width:146.8pt;height:33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" filled="f" stroked="f" strokeweight="1pt">
                <v:textbox>
                  <w:txbxContent>
                    <w:p w:rsidR="00C15AB7" w:rsidRPr="001823B6" w:rsidRDefault="00C15AB7" w:rsidP="007B2EC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Results</w:t>
                      </w:r>
                    </w:p>
                  </w:txbxContent>
                </v:textbox>
              </v:rect>
            </w:pict>
          </mc:Fallback>
        </mc:AlternateContent>
      </w:r>
      <w:r w:rsidR="007B2EC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CE4029" wp14:editId="28805896">
                <wp:simplePos x="0" y="0"/>
                <wp:positionH relativeFrom="column">
                  <wp:posOffset>4238518</wp:posOffset>
                </wp:positionH>
                <wp:positionV relativeFrom="paragraph">
                  <wp:posOffset>3911606</wp:posOffset>
                </wp:positionV>
                <wp:extent cx="1864426" cy="421568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4426" cy="42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5AB7" w:rsidRPr="001823B6" w:rsidRDefault="00C15AB7" w:rsidP="007B2EC8">
                            <w:pPr>
                              <w:jc w:val="center"/>
                              <w:rPr>
                                <w:color w:val="FF0000"/>
                                <w:lang w:val="en-US"/>
                              </w:rPr>
                            </w:pPr>
                            <w:r w:rsidRPr="001823B6">
                              <w:rPr>
                                <w:color w:val="FF0000"/>
                                <w:lang w:val="en-US"/>
                              </w:rPr>
                              <w:t>MPD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 xml:space="preserve"> </w:t>
                            </w:r>
                            <w:r w:rsidRPr="001823B6">
                              <w:rPr>
                                <w:color w:val="FF0000"/>
                                <w:lang w:val="en-US"/>
                              </w:rPr>
                              <w:t>URL or file selected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029" id="Rectangle 10" o:spid="_x0000_s1097" style="position:absolute;margin-left:333.75pt;margin-top:308pt;width:146.8pt;height:3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" filled="f" stroked="f" strokeweight="1pt">
                <v:textbox>
                  <w:txbxContent>
                    <w:p w:rsidR="00C15AB7" w:rsidRPr="001823B6" w:rsidRDefault="00C15AB7" w:rsidP="007B2EC8">
                      <w:pPr>
                        <w:jc w:val="center"/>
                        <w:rPr>
                          <w:color w:val="FF0000"/>
                          <w:lang w:val="en-US"/>
                        </w:rPr>
                      </w:pPr>
                      <w:r w:rsidRPr="001823B6">
                        <w:rPr>
                          <w:color w:val="FF0000"/>
                          <w:lang w:val="en-US"/>
                        </w:rPr>
                        <w:t>MPD</w:t>
                      </w:r>
                      <w:r>
                        <w:rPr>
                          <w:color w:val="FF0000"/>
                          <w:lang w:val="en-US"/>
                        </w:rPr>
                        <w:t xml:space="preserve"> </w:t>
                      </w:r>
                      <w:r w:rsidRPr="001823B6">
                        <w:rPr>
                          <w:color w:val="FF0000"/>
                          <w:lang w:val="en-US"/>
                        </w:rPr>
                        <w:t>URL or file selected</w:t>
                      </w:r>
                    </w:p>
                  </w:txbxContent>
                </v:textbox>
              </v:rect>
            </w:pict>
          </mc:Fallback>
        </mc:AlternateContent>
      </w:r>
      <w:r w:rsidR="007B2EC8">
        <w:rPr>
          <w:noProof/>
          <w:lang w:val="en-US" w:eastAsia="en-US"/>
        </w:rPr>
        <mc:AlternateContent>
          <mc:Choice Requires="wpc">
            <w:drawing>
              <wp:inline distT="0" distB="0" distL="0" distR="0" wp14:anchorId="5ED3375A" wp14:editId="67FF4EC3">
                <wp:extent cx="6394863" cy="6271260"/>
                <wp:effectExtent l="19050" t="0" r="0" b="0"/>
                <wp:docPr id="6" name="Canvas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7808"/>
                            <a:ext cx="6310630" cy="4730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1330036" y="1745672"/>
                            <a:ext cx="2571008" cy="19000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Arrow Connector 8"/>
                        <wps:cNvCnPr/>
                        <wps:spPr>
                          <a:xfrm>
                            <a:off x="3461657" y="1941495"/>
                            <a:ext cx="2042556" cy="196548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4465122" y="3877234"/>
                            <a:ext cx="1845508" cy="42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5AB7" w:rsidRPr="001823B6" w:rsidRDefault="00C15AB7" w:rsidP="007B2EC8">
                              <w:r w:rsidRPr="001823B6">
                                <w:t>MPD</w:t>
                              </w:r>
                              <w:r>
                                <w:t xml:space="preserve"> </w:t>
                              </w:r>
                              <w:r w:rsidRPr="001823B6">
                                <w:t>URL or file selected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0" y="2816279"/>
                            <a:ext cx="3972296" cy="208229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456597" y="5143885"/>
                            <a:ext cx="1845310" cy="42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5AB7" w:rsidRDefault="00C15AB7" w:rsidP="007B2EC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2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>
                          <a:stCxn id="47" idx="2"/>
                        </wps:cNvCnPr>
                        <wps:spPr>
                          <a:xfrm>
                            <a:off x="1986148" y="4898496"/>
                            <a:ext cx="412668" cy="302816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D3375A" id="Canvas 6" o:spid="_x0000_s1098" editas="canvas" style="width:503.55pt;height:493.8pt;mso-position-horizontal-relative:char;mso-position-vertical-relative:line" coordsize="63944,62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">
                <v:shape id="_x0000_s1099" type="#_x0000_t75" style="position:absolute;width:63944;height:62712;visibility:visible;mso-wrap-style:square">
                  <v:fill o:detectmouseclick="t"/>
                  <v:path o:connecttype="none"/>
                </v:shape>
                <v:shape id="Picture 46" o:spid="_x0000_s1100" type="#_x0000_t75" style="position:absolute;top:78;width:63106;height:47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">
                  <v:imagedata r:id="rId16" o:title=""/>
                </v:shape>
                <v:rect id="Rectangle 7" o:spid="_x0000_s1101" style="position:absolute;left:13300;top:17456;width:25710;height:1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" filled="f" strokecolor="red" strokeweight="3pt"/>
                <v:shape id="Straight Arrow Connector 8" o:spid="_x0000_s1102" type="#_x0000_t32" style="position:absolute;left:34616;top:19414;width:20426;height:196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" strokecolor="red" strokeweight="2.25pt">
                  <v:stroke endarrow="block" joinstyle="miter"/>
                </v:shape>
                <v:rect id="Rectangle 9" o:spid="_x0000_s1103" style="position:absolute;left:44651;top:38772;width:18455;height:42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>
                  <v:textbox>
                    <w:txbxContent>
                      <w:p w:rsidR="00C15AB7" w:rsidRPr="001823B6" w:rsidRDefault="00C15AB7" w:rsidP="007B2EC8">
                        <w:r w:rsidRPr="001823B6">
                          <w:t>MPD</w:t>
                        </w:r>
                        <w:r>
                          <w:t xml:space="preserve"> </w:t>
                        </w:r>
                        <w:r w:rsidRPr="001823B6">
                          <w:t>URL or file selected</w:t>
                        </w:r>
                      </w:p>
                    </w:txbxContent>
                  </v:textbox>
                </v:rect>
                <v:rect id="Rectangle 47" o:spid="_x0000_s1104" style="position:absolute;top:28162;width:39722;height:20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" filled="f" strokecolor="red" strokeweight="3pt"/>
                <v:rect id="Rectangle 48" o:spid="_x0000_s1105" style="position:absolute;left:14565;top:51438;width:18454;height:4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dzvwAAANsAAAAPAAAAZHJzL2Rvd25yZXYueG1sRE/Pa8Iw&#10;FL4P/B/CE7zNdE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DxETdzvwAAANsAAAAPAAAAAAAA&#10;AAAAAAAAAAcCAABkcnMvZG93bnJldi54bWxQSwUGAAAAAAMAAwC3AAAA8wIAAAAA&#10;" filled="f" stroked="f" strokeweight="1pt">
                  <v:textbox>
                    <w:txbxContent>
                      <w:p w:rsidR="00C15AB7" w:rsidRDefault="00C15AB7" w:rsidP="007B2EC8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Cs w:val="22"/>
                          </w:rPr>
                          <w:t>Results</w:t>
                        </w:r>
                      </w:p>
                    </w:txbxContent>
                  </v:textbox>
                </v:rect>
                <v:shape id="Straight Arrow Connector 49" o:spid="_x0000_s1106" type="#_x0000_t32" style="position:absolute;left:19861;top:48984;width:4127;height:30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" strokecolor="red" strokeweight="2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5E185E" w:rsidRDefault="008449CB" w:rsidP="005E185E">
      <w:pPr>
        <w:pStyle w:val="Caption"/>
        <w:jc w:val="center"/>
      </w:pPr>
      <w:r>
        <w:t xml:space="preserve">Figure </w:t>
      </w:r>
      <w:r w:rsidR="00912032">
        <w:fldChar w:fldCharType="begin"/>
      </w:r>
      <w:r w:rsidR="00912032">
        <w:instrText xml:space="preserve"> SEQ Figure \* ARABIC </w:instrText>
      </w:r>
      <w:r w:rsidR="00912032">
        <w:fldChar w:fldCharType="separate"/>
      </w:r>
      <w:r w:rsidR="00C15AB7">
        <w:rPr>
          <w:noProof/>
        </w:rPr>
        <w:t>4</w:t>
      </w:r>
      <w:r w:rsidR="00912032">
        <w:rPr>
          <w:noProof/>
        </w:rPr>
        <w:fldChar w:fldCharType="end"/>
      </w:r>
      <w:r>
        <w:t>: Web user interface of the conformance software.</w:t>
      </w:r>
    </w:p>
    <w:p w:rsidR="000C1C47" w:rsidRDefault="000C1C47" w:rsidP="000C1C47">
      <w:pPr>
        <w:pStyle w:val="Heading3"/>
        <w:numPr>
          <w:ilvl w:val="0"/>
          <w:numId w:val="0"/>
        </w:numPr>
        <w:ind w:left="720" w:hanging="720"/>
      </w:pPr>
      <w:r>
        <w:lastRenderedPageBreak/>
        <w:t>4.2 CMAF Frontend</w:t>
      </w:r>
    </w:p>
    <w:p w:rsidR="000C1C47" w:rsidRDefault="006E4865" w:rsidP="000C1C47">
      <w:r>
        <w:t>A query string should be used to initiate CMAF conformance as shown in the Figure 5.</w:t>
      </w:r>
    </w:p>
    <w:p w:rsidR="006E4865" w:rsidRDefault="006E4865" w:rsidP="000C1C47"/>
    <w:p w:rsidR="006E4865" w:rsidRPr="000C1C47" w:rsidRDefault="009C376F" w:rsidP="000C1C47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3773805</wp:posOffset>
                </wp:positionV>
                <wp:extent cx="571500" cy="243840"/>
                <wp:effectExtent l="0" t="38100" r="57150" b="2286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F7EA4" id="Straight Arrow Connector 190" o:spid="_x0000_s1026" type="#_x0000_t32" style="position:absolute;margin-left:131.4pt;margin-top:297.15pt;width:45pt;height:19.2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3438525</wp:posOffset>
                </wp:positionV>
                <wp:extent cx="571500" cy="220980"/>
                <wp:effectExtent l="0" t="0" r="76200" b="6477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220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6A38C" id="Straight Arrow Connector 189" o:spid="_x0000_s1026" type="#_x0000_t32" style="position:absolute;margin-left:132pt;margin-top:270.75pt;width:45pt;height:1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83F0BDE" wp14:editId="770F0F88">
            <wp:extent cx="5943600" cy="417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47" w:rsidRPr="000C1C47" w:rsidRDefault="000C1C47" w:rsidP="000C1C47"/>
    <w:p w:rsidR="005E185E" w:rsidRDefault="005E185E" w:rsidP="005E185E">
      <w:pPr>
        <w:pStyle w:val="Caption"/>
      </w:pPr>
    </w:p>
    <w:p w:rsidR="00EC46E7" w:rsidRPr="00EC46E7" w:rsidRDefault="00EC46E7" w:rsidP="00EC46E7"/>
    <w:p w:rsidR="006A581F" w:rsidRPr="005E185E" w:rsidRDefault="006A581F" w:rsidP="005E185E">
      <w:pPr>
        <w:pStyle w:val="Caption"/>
        <w:rPr>
          <w:rFonts w:asciiTheme="minorHAnsi" w:hAnsiTheme="minorHAnsi"/>
          <w:sz w:val="32"/>
          <w:szCs w:val="32"/>
        </w:rPr>
      </w:pPr>
      <w:r w:rsidRPr="005E185E">
        <w:rPr>
          <w:rFonts w:asciiTheme="minorHAnsi" w:hAnsiTheme="minorHAnsi"/>
          <w:sz w:val="32"/>
          <w:szCs w:val="32"/>
        </w:rPr>
        <w:t>References</w:t>
      </w:r>
    </w:p>
    <w:p w:rsidR="006A581F" w:rsidRDefault="006A581F" w:rsidP="007B2EC8">
      <w:r>
        <w:t>[1] ISO/IEC 23009-2, “</w:t>
      </w:r>
      <w:r w:rsidRPr="006A581F">
        <w:t>Information technology — Dynamic adaptive streaming over HTTP (DASH) — Part 2: Conformance and reference software</w:t>
      </w:r>
      <w:r>
        <w:t>”</w:t>
      </w:r>
    </w:p>
    <w:p w:rsidR="006E4865" w:rsidRPr="002B36A7" w:rsidRDefault="006E4865" w:rsidP="007B2EC8">
      <w:r>
        <w:t xml:space="preserve">[2] Study of DIS of ISO/IEC 23000-19, “Common Media Application Format for Segmented Media”, Draft 2017.02.04 </w:t>
      </w:r>
    </w:p>
    <w:sectPr w:rsidR="006E4865" w:rsidRPr="002B36A7" w:rsidSect="00693977">
      <w:footerReference w:type="default" r:id="rId18"/>
      <w:pgSz w:w="12240" w:h="15840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2032" w:rsidRDefault="00912032" w:rsidP="00906230">
      <w:r>
        <w:separator/>
      </w:r>
    </w:p>
    <w:p w:rsidR="00912032" w:rsidRDefault="00912032" w:rsidP="00906230"/>
    <w:p w:rsidR="00912032" w:rsidRDefault="00912032" w:rsidP="00906230"/>
    <w:p w:rsidR="00912032" w:rsidRDefault="00912032"/>
    <w:p w:rsidR="00912032" w:rsidRDefault="00912032" w:rsidP="00A15375"/>
    <w:p w:rsidR="00912032" w:rsidRDefault="00912032" w:rsidP="00A15375"/>
    <w:p w:rsidR="00912032" w:rsidRDefault="00912032" w:rsidP="00A15375"/>
    <w:p w:rsidR="00912032" w:rsidRDefault="00912032" w:rsidP="00EC46E7"/>
    <w:p w:rsidR="00912032" w:rsidRDefault="00912032" w:rsidP="00EC46E7"/>
    <w:p w:rsidR="00912032" w:rsidRDefault="00912032" w:rsidP="00EC46E7"/>
    <w:p w:rsidR="00912032" w:rsidRDefault="00912032" w:rsidP="00A1780E"/>
    <w:p w:rsidR="00912032" w:rsidRDefault="00912032" w:rsidP="00A1780E"/>
    <w:p w:rsidR="00912032" w:rsidRDefault="00912032" w:rsidP="00003293"/>
    <w:p w:rsidR="00912032" w:rsidRDefault="00912032"/>
    <w:p w:rsidR="00912032" w:rsidRDefault="00912032" w:rsidP="0038633A"/>
    <w:p w:rsidR="00912032" w:rsidRDefault="00912032" w:rsidP="0038633A"/>
    <w:p w:rsidR="00912032" w:rsidRDefault="00912032"/>
    <w:p w:rsidR="00912032" w:rsidRDefault="00912032" w:rsidP="00F9380D"/>
    <w:p w:rsidR="00912032" w:rsidRDefault="00912032" w:rsidP="00F9380D"/>
    <w:p w:rsidR="00912032" w:rsidRDefault="00912032" w:rsidP="0042201C"/>
    <w:p w:rsidR="00912032" w:rsidRDefault="00912032" w:rsidP="00510641"/>
  </w:endnote>
  <w:endnote w:type="continuationSeparator" w:id="0">
    <w:p w:rsidR="00912032" w:rsidRDefault="00912032" w:rsidP="00906230">
      <w:r>
        <w:continuationSeparator/>
      </w:r>
    </w:p>
    <w:p w:rsidR="00912032" w:rsidRDefault="00912032" w:rsidP="00906230"/>
    <w:p w:rsidR="00912032" w:rsidRDefault="00912032" w:rsidP="00906230"/>
    <w:p w:rsidR="00912032" w:rsidRDefault="00912032"/>
    <w:p w:rsidR="00912032" w:rsidRDefault="00912032" w:rsidP="00A15375"/>
    <w:p w:rsidR="00912032" w:rsidRDefault="00912032" w:rsidP="00A15375"/>
    <w:p w:rsidR="00912032" w:rsidRDefault="00912032" w:rsidP="00A15375"/>
    <w:p w:rsidR="00912032" w:rsidRDefault="00912032" w:rsidP="00EC46E7"/>
    <w:p w:rsidR="00912032" w:rsidRDefault="00912032" w:rsidP="00EC46E7"/>
    <w:p w:rsidR="00912032" w:rsidRDefault="00912032" w:rsidP="00EC46E7"/>
    <w:p w:rsidR="00912032" w:rsidRDefault="00912032" w:rsidP="00A1780E"/>
    <w:p w:rsidR="00912032" w:rsidRDefault="00912032" w:rsidP="00A1780E"/>
    <w:p w:rsidR="00912032" w:rsidRDefault="00912032" w:rsidP="00003293"/>
    <w:p w:rsidR="00912032" w:rsidRDefault="00912032"/>
    <w:p w:rsidR="00912032" w:rsidRDefault="00912032" w:rsidP="0038633A"/>
    <w:p w:rsidR="00912032" w:rsidRDefault="00912032" w:rsidP="0038633A"/>
    <w:p w:rsidR="00912032" w:rsidRDefault="00912032"/>
    <w:p w:rsidR="00912032" w:rsidRDefault="00912032" w:rsidP="00F9380D"/>
    <w:p w:rsidR="00912032" w:rsidRDefault="00912032" w:rsidP="00F9380D"/>
    <w:p w:rsidR="00912032" w:rsidRDefault="00912032" w:rsidP="0042201C"/>
    <w:p w:rsidR="00912032" w:rsidRDefault="00912032" w:rsidP="005106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977" w:rsidRDefault="00693977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3F1F96">
      <w:rPr>
        <w:caps/>
        <w:noProof/>
        <w:color w:val="5B9BD5" w:themeColor="accent1"/>
      </w:rPr>
      <w:t>8</w:t>
    </w:r>
    <w:r>
      <w:rPr>
        <w:caps/>
        <w:noProof/>
        <w:color w:val="5B9BD5" w:themeColor="accent1"/>
      </w:rPr>
      <w:fldChar w:fldCharType="end"/>
    </w:r>
  </w:p>
  <w:p w:rsidR="005C0CEF" w:rsidRDefault="005C0CEF" w:rsidP="00003293"/>
  <w:p w:rsidR="00041C3D" w:rsidRDefault="00041C3D"/>
  <w:p w:rsidR="00041C3D" w:rsidRDefault="00041C3D" w:rsidP="0038633A"/>
  <w:p w:rsidR="00041C3D" w:rsidRDefault="00041C3D" w:rsidP="0038633A"/>
  <w:p w:rsidR="00000000" w:rsidRDefault="00912032"/>
  <w:p w:rsidR="00000000" w:rsidRDefault="00912032" w:rsidP="00F9380D"/>
  <w:p w:rsidR="00000000" w:rsidRDefault="00912032" w:rsidP="00F9380D"/>
  <w:p w:rsidR="00000000" w:rsidRDefault="00912032" w:rsidP="0042201C"/>
  <w:p w:rsidR="00000000" w:rsidRDefault="00912032" w:rsidP="0051064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2032" w:rsidRDefault="00912032" w:rsidP="00906230">
      <w:r>
        <w:separator/>
      </w:r>
    </w:p>
    <w:p w:rsidR="00912032" w:rsidRDefault="00912032" w:rsidP="00906230"/>
    <w:p w:rsidR="00912032" w:rsidRDefault="00912032" w:rsidP="00906230"/>
    <w:p w:rsidR="00912032" w:rsidRDefault="00912032"/>
    <w:p w:rsidR="00912032" w:rsidRDefault="00912032" w:rsidP="00A15375"/>
    <w:p w:rsidR="00912032" w:rsidRDefault="00912032" w:rsidP="00A15375"/>
    <w:p w:rsidR="00912032" w:rsidRDefault="00912032" w:rsidP="00A15375"/>
    <w:p w:rsidR="00912032" w:rsidRDefault="00912032" w:rsidP="00EC46E7"/>
    <w:p w:rsidR="00912032" w:rsidRDefault="00912032" w:rsidP="00EC46E7"/>
    <w:p w:rsidR="00912032" w:rsidRDefault="00912032" w:rsidP="00EC46E7"/>
    <w:p w:rsidR="00912032" w:rsidRDefault="00912032" w:rsidP="00A1780E"/>
    <w:p w:rsidR="00912032" w:rsidRDefault="00912032" w:rsidP="00A1780E"/>
    <w:p w:rsidR="00912032" w:rsidRDefault="00912032" w:rsidP="00003293"/>
    <w:p w:rsidR="00912032" w:rsidRDefault="00912032"/>
    <w:p w:rsidR="00912032" w:rsidRDefault="00912032" w:rsidP="0038633A"/>
    <w:p w:rsidR="00912032" w:rsidRDefault="00912032" w:rsidP="0038633A"/>
    <w:p w:rsidR="00912032" w:rsidRDefault="00912032"/>
    <w:p w:rsidR="00912032" w:rsidRDefault="00912032" w:rsidP="00F9380D"/>
    <w:p w:rsidR="00912032" w:rsidRDefault="00912032" w:rsidP="00F9380D"/>
    <w:p w:rsidR="00912032" w:rsidRDefault="00912032" w:rsidP="0042201C"/>
    <w:p w:rsidR="00912032" w:rsidRDefault="00912032" w:rsidP="00510641"/>
  </w:footnote>
  <w:footnote w:type="continuationSeparator" w:id="0">
    <w:p w:rsidR="00912032" w:rsidRDefault="00912032" w:rsidP="00906230">
      <w:r>
        <w:continuationSeparator/>
      </w:r>
    </w:p>
    <w:p w:rsidR="00912032" w:rsidRDefault="00912032" w:rsidP="00906230"/>
    <w:p w:rsidR="00912032" w:rsidRDefault="00912032" w:rsidP="00906230"/>
    <w:p w:rsidR="00912032" w:rsidRDefault="00912032"/>
    <w:p w:rsidR="00912032" w:rsidRDefault="00912032" w:rsidP="00A15375"/>
    <w:p w:rsidR="00912032" w:rsidRDefault="00912032" w:rsidP="00A15375"/>
    <w:p w:rsidR="00912032" w:rsidRDefault="00912032" w:rsidP="00A15375"/>
    <w:p w:rsidR="00912032" w:rsidRDefault="00912032" w:rsidP="00EC46E7"/>
    <w:p w:rsidR="00912032" w:rsidRDefault="00912032" w:rsidP="00EC46E7"/>
    <w:p w:rsidR="00912032" w:rsidRDefault="00912032" w:rsidP="00EC46E7"/>
    <w:p w:rsidR="00912032" w:rsidRDefault="00912032" w:rsidP="00A1780E"/>
    <w:p w:rsidR="00912032" w:rsidRDefault="00912032" w:rsidP="00A1780E"/>
    <w:p w:rsidR="00912032" w:rsidRDefault="00912032" w:rsidP="00003293"/>
    <w:p w:rsidR="00912032" w:rsidRDefault="00912032"/>
    <w:p w:rsidR="00912032" w:rsidRDefault="00912032" w:rsidP="0038633A"/>
    <w:p w:rsidR="00912032" w:rsidRDefault="00912032" w:rsidP="0038633A"/>
    <w:p w:rsidR="00912032" w:rsidRDefault="00912032"/>
    <w:p w:rsidR="00912032" w:rsidRDefault="00912032" w:rsidP="00F9380D"/>
    <w:p w:rsidR="00912032" w:rsidRDefault="00912032" w:rsidP="00F9380D"/>
    <w:p w:rsidR="00912032" w:rsidRDefault="00912032" w:rsidP="0042201C"/>
    <w:p w:rsidR="00912032" w:rsidRDefault="00912032" w:rsidP="0051064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59AD"/>
    <w:multiLevelType w:val="hybridMultilevel"/>
    <w:tmpl w:val="D2661C20"/>
    <w:lvl w:ilvl="0" w:tplc="42CE6CEA">
      <w:start w:val="1"/>
      <w:numFmt w:val="upperLetter"/>
      <w:pStyle w:val="Appendix"/>
      <w:lvlText w:val="Annex. 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FB01AF"/>
    <w:multiLevelType w:val="multilevel"/>
    <w:tmpl w:val="8856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53635E6"/>
    <w:multiLevelType w:val="hybridMultilevel"/>
    <w:tmpl w:val="0D689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D350EC"/>
    <w:multiLevelType w:val="hybridMultilevel"/>
    <w:tmpl w:val="89DC3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001F86"/>
    <w:multiLevelType w:val="hybridMultilevel"/>
    <w:tmpl w:val="AD02BB94"/>
    <w:lvl w:ilvl="0" w:tplc="7CDA4AB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0DC2456"/>
    <w:multiLevelType w:val="hybridMultilevel"/>
    <w:tmpl w:val="EDFA36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A34068"/>
    <w:multiLevelType w:val="multilevel"/>
    <w:tmpl w:val="3B1E377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7EC51F26"/>
    <w:multiLevelType w:val="hybridMultilevel"/>
    <w:tmpl w:val="6EA084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3"/>
  </w:num>
  <w:num w:numId="8">
    <w:abstractNumId w:val="5"/>
  </w:num>
  <w:num w:numId="9">
    <w:abstractNumId w:val="4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ithyan Ilangovan">
    <w15:presenceInfo w15:providerId="Windows Live" w15:userId="500003cc50dcf3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attachedTemplate r:id="rId1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EC8"/>
    <w:rsid w:val="000000EB"/>
    <w:rsid w:val="00003293"/>
    <w:rsid w:val="00041C3D"/>
    <w:rsid w:val="000843A5"/>
    <w:rsid w:val="00085532"/>
    <w:rsid w:val="000876E0"/>
    <w:rsid w:val="000C1C47"/>
    <w:rsid w:val="000D214F"/>
    <w:rsid w:val="00102A6B"/>
    <w:rsid w:val="00107524"/>
    <w:rsid w:val="00107FF5"/>
    <w:rsid w:val="001217B2"/>
    <w:rsid w:val="0013162C"/>
    <w:rsid w:val="00134175"/>
    <w:rsid w:val="00134E8B"/>
    <w:rsid w:val="0014009C"/>
    <w:rsid w:val="0014644D"/>
    <w:rsid w:val="00147ECE"/>
    <w:rsid w:val="00154BFE"/>
    <w:rsid w:val="001679D9"/>
    <w:rsid w:val="00174AC6"/>
    <w:rsid w:val="001A2874"/>
    <w:rsid w:val="001C7047"/>
    <w:rsid w:val="001D35B9"/>
    <w:rsid w:val="001F73F9"/>
    <w:rsid w:val="002046B9"/>
    <w:rsid w:val="0020471A"/>
    <w:rsid w:val="00211DBF"/>
    <w:rsid w:val="00243C53"/>
    <w:rsid w:val="0024478A"/>
    <w:rsid w:val="002466F8"/>
    <w:rsid w:val="002B36A7"/>
    <w:rsid w:val="002E62CA"/>
    <w:rsid w:val="002F5E13"/>
    <w:rsid w:val="00300B24"/>
    <w:rsid w:val="00301AFE"/>
    <w:rsid w:val="003028CF"/>
    <w:rsid w:val="00312FDC"/>
    <w:rsid w:val="00327FBD"/>
    <w:rsid w:val="00335F9C"/>
    <w:rsid w:val="00346221"/>
    <w:rsid w:val="00350880"/>
    <w:rsid w:val="00354F5B"/>
    <w:rsid w:val="003570C4"/>
    <w:rsid w:val="0036798B"/>
    <w:rsid w:val="00373631"/>
    <w:rsid w:val="00386087"/>
    <w:rsid w:val="0038633A"/>
    <w:rsid w:val="00387DF7"/>
    <w:rsid w:val="003939A7"/>
    <w:rsid w:val="003C478A"/>
    <w:rsid w:val="003C7096"/>
    <w:rsid w:val="003F1F96"/>
    <w:rsid w:val="0040352D"/>
    <w:rsid w:val="004065E3"/>
    <w:rsid w:val="0042201C"/>
    <w:rsid w:val="00433746"/>
    <w:rsid w:val="00441559"/>
    <w:rsid w:val="00442A8C"/>
    <w:rsid w:val="00442B48"/>
    <w:rsid w:val="004702D2"/>
    <w:rsid w:val="004C5987"/>
    <w:rsid w:val="004E0B2E"/>
    <w:rsid w:val="00510641"/>
    <w:rsid w:val="00520967"/>
    <w:rsid w:val="005455DE"/>
    <w:rsid w:val="00546867"/>
    <w:rsid w:val="00546AE8"/>
    <w:rsid w:val="00554D83"/>
    <w:rsid w:val="005558B8"/>
    <w:rsid w:val="00557B40"/>
    <w:rsid w:val="00587042"/>
    <w:rsid w:val="005C004B"/>
    <w:rsid w:val="005C0CEF"/>
    <w:rsid w:val="005E185E"/>
    <w:rsid w:val="00600557"/>
    <w:rsid w:val="0060243D"/>
    <w:rsid w:val="006216C8"/>
    <w:rsid w:val="006323E6"/>
    <w:rsid w:val="006377D6"/>
    <w:rsid w:val="006462F2"/>
    <w:rsid w:val="00672B1E"/>
    <w:rsid w:val="00690D56"/>
    <w:rsid w:val="00693977"/>
    <w:rsid w:val="006A581F"/>
    <w:rsid w:val="006C7B74"/>
    <w:rsid w:val="006E4865"/>
    <w:rsid w:val="006F13D8"/>
    <w:rsid w:val="00706C0D"/>
    <w:rsid w:val="00712099"/>
    <w:rsid w:val="007237CD"/>
    <w:rsid w:val="00737A7B"/>
    <w:rsid w:val="00744486"/>
    <w:rsid w:val="007507C5"/>
    <w:rsid w:val="00762DE4"/>
    <w:rsid w:val="007B0E24"/>
    <w:rsid w:val="007B2EC8"/>
    <w:rsid w:val="007B3FE3"/>
    <w:rsid w:val="0081138E"/>
    <w:rsid w:val="00813D4D"/>
    <w:rsid w:val="008201D9"/>
    <w:rsid w:val="00824817"/>
    <w:rsid w:val="0082711D"/>
    <w:rsid w:val="008363DA"/>
    <w:rsid w:val="008449CB"/>
    <w:rsid w:val="00856255"/>
    <w:rsid w:val="008700FC"/>
    <w:rsid w:val="00874D99"/>
    <w:rsid w:val="00875A7A"/>
    <w:rsid w:val="00877C86"/>
    <w:rsid w:val="008A6D86"/>
    <w:rsid w:val="008C20F1"/>
    <w:rsid w:val="008D1B6D"/>
    <w:rsid w:val="008D7128"/>
    <w:rsid w:val="008E2AFF"/>
    <w:rsid w:val="00903A90"/>
    <w:rsid w:val="009040E3"/>
    <w:rsid w:val="00906230"/>
    <w:rsid w:val="00912032"/>
    <w:rsid w:val="00917199"/>
    <w:rsid w:val="00920B23"/>
    <w:rsid w:val="00921C56"/>
    <w:rsid w:val="00953DC5"/>
    <w:rsid w:val="00955565"/>
    <w:rsid w:val="009A5540"/>
    <w:rsid w:val="009B5ADA"/>
    <w:rsid w:val="009C376F"/>
    <w:rsid w:val="009D71D4"/>
    <w:rsid w:val="009E07EB"/>
    <w:rsid w:val="009F1179"/>
    <w:rsid w:val="009F7570"/>
    <w:rsid w:val="00A07D45"/>
    <w:rsid w:val="00A111FB"/>
    <w:rsid w:val="00A11A53"/>
    <w:rsid w:val="00A15375"/>
    <w:rsid w:val="00A1780E"/>
    <w:rsid w:val="00A36F9E"/>
    <w:rsid w:val="00A70F6F"/>
    <w:rsid w:val="00A84722"/>
    <w:rsid w:val="00A85617"/>
    <w:rsid w:val="00AB7DE5"/>
    <w:rsid w:val="00AC60EA"/>
    <w:rsid w:val="00AC7A80"/>
    <w:rsid w:val="00AF19C7"/>
    <w:rsid w:val="00AF6766"/>
    <w:rsid w:val="00B2367E"/>
    <w:rsid w:val="00B46529"/>
    <w:rsid w:val="00B60C18"/>
    <w:rsid w:val="00B7167C"/>
    <w:rsid w:val="00B9150F"/>
    <w:rsid w:val="00B96161"/>
    <w:rsid w:val="00BB50C4"/>
    <w:rsid w:val="00BB6CEA"/>
    <w:rsid w:val="00BC722F"/>
    <w:rsid w:val="00BC7D52"/>
    <w:rsid w:val="00C017CA"/>
    <w:rsid w:val="00C02BC0"/>
    <w:rsid w:val="00C038B7"/>
    <w:rsid w:val="00C047C8"/>
    <w:rsid w:val="00C15AB7"/>
    <w:rsid w:val="00C21D09"/>
    <w:rsid w:val="00C75384"/>
    <w:rsid w:val="00CA42B4"/>
    <w:rsid w:val="00CC32EF"/>
    <w:rsid w:val="00CC3BE3"/>
    <w:rsid w:val="00CD197E"/>
    <w:rsid w:val="00CD26F1"/>
    <w:rsid w:val="00CE1F49"/>
    <w:rsid w:val="00CE7FA5"/>
    <w:rsid w:val="00CF1228"/>
    <w:rsid w:val="00CF7457"/>
    <w:rsid w:val="00CF794B"/>
    <w:rsid w:val="00D34279"/>
    <w:rsid w:val="00D369F2"/>
    <w:rsid w:val="00D45886"/>
    <w:rsid w:val="00D55974"/>
    <w:rsid w:val="00D77997"/>
    <w:rsid w:val="00D844AC"/>
    <w:rsid w:val="00D908F1"/>
    <w:rsid w:val="00D94608"/>
    <w:rsid w:val="00DB5B78"/>
    <w:rsid w:val="00DC008A"/>
    <w:rsid w:val="00DC1C9D"/>
    <w:rsid w:val="00DE4C3B"/>
    <w:rsid w:val="00DF6F82"/>
    <w:rsid w:val="00E37919"/>
    <w:rsid w:val="00E503CF"/>
    <w:rsid w:val="00E603CA"/>
    <w:rsid w:val="00E75246"/>
    <w:rsid w:val="00E765B2"/>
    <w:rsid w:val="00E9379B"/>
    <w:rsid w:val="00EC46E7"/>
    <w:rsid w:val="00ED4713"/>
    <w:rsid w:val="00EE5E82"/>
    <w:rsid w:val="00EF7218"/>
    <w:rsid w:val="00F039ED"/>
    <w:rsid w:val="00F13436"/>
    <w:rsid w:val="00F17F3E"/>
    <w:rsid w:val="00F25404"/>
    <w:rsid w:val="00F33256"/>
    <w:rsid w:val="00F3738B"/>
    <w:rsid w:val="00F43284"/>
    <w:rsid w:val="00F51DB5"/>
    <w:rsid w:val="00F634AE"/>
    <w:rsid w:val="00F7127D"/>
    <w:rsid w:val="00F9380D"/>
    <w:rsid w:val="00FA1BD8"/>
    <w:rsid w:val="00FB4D1F"/>
    <w:rsid w:val="00FC7D1E"/>
    <w:rsid w:val="00FE3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D3A516"/>
  <w15:chartTrackingRefBased/>
  <w15:docId w15:val="{3530F35A-B0D9-495E-99AE-070ED7722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autoRedefine/>
    <w:qFormat/>
    <w:rsid w:val="007B2EC8"/>
    <w:pPr>
      <w:jc w:val="both"/>
    </w:pPr>
    <w:rPr>
      <w:rFonts w:ascii="Arial" w:eastAsia="Times New Roman" w:hAnsi="Arial"/>
      <w:sz w:val="22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AC60EA"/>
    <w:pPr>
      <w:keepNext/>
      <w:numPr>
        <w:numId w:val="2"/>
      </w:numPr>
      <w:spacing w:before="240" w:after="60"/>
      <w:outlineLvl w:val="0"/>
    </w:pPr>
    <w:rPr>
      <w:rFonts w:ascii="Calibri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C60EA"/>
    <w:pPr>
      <w:keepNext/>
      <w:numPr>
        <w:ilvl w:val="1"/>
        <w:numId w:val="2"/>
      </w:numPr>
      <w:spacing w:before="240" w:after="60"/>
      <w:outlineLvl w:val="1"/>
    </w:pPr>
    <w:rPr>
      <w:rFonts w:ascii="Calibri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C60EA"/>
    <w:pPr>
      <w:keepNext/>
      <w:numPr>
        <w:ilvl w:val="2"/>
        <w:numId w:val="2"/>
      </w:numPr>
      <w:spacing w:before="240" w:after="60"/>
      <w:outlineLvl w:val="2"/>
    </w:pPr>
    <w:rPr>
      <w:rFonts w:ascii="Calibri" w:hAnsi="Calibri"/>
      <w:b/>
      <w:bCs/>
      <w:sz w:val="26"/>
      <w:szCs w:val="26"/>
    </w:rPr>
  </w:style>
  <w:style w:type="paragraph" w:styleId="Heading4">
    <w:name w:val="heading 4"/>
    <w:aliases w:val="h4,H4,E4,RFQ3,4H"/>
    <w:basedOn w:val="Normal"/>
    <w:next w:val="Normal"/>
    <w:link w:val="Heading4Char"/>
    <w:qFormat/>
    <w:rsid w:val="00AC60EA"/>
    <w:pPr>
      <w:keepNext/>
      <w:numPr>
        <w:ilvl w:val="3"/>
        <w:numId w:val="2"/>
      </w:numPr>
      <w:spacing w:before="240" w:after="60"/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AC60EA"/>
    <w:pPr>
      <w:numPr>
        <w:ilvl w:val="4"/>
        <w:numId w:val="2"/>
      </w:numPr>
      <w:spacing w:before="240" w:after="60"/>
      <w:outlineLvl w:val="4"/>
    </w:pPr>
    <w:rPr>
      <w:rFonts w:ascii="Cambria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C60EA"/>
    <w:pPr>
      <w:numPr>
        <w:ilvl w:val="5"/>
        <w:numId w:val="2"/>
      </w:numPr>
      <w:spacing w:before="240" w:after="60"/>
      <w:outlineLvl w:val="5"/>
    </w:pPr>
    <w:rPr>
      <w:rFonts w:ascii="Cambria" w:hAnsi="Cambria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C60EA"/>
    <w:pPr>
      <w:numPr>
        <w:ilvl w:val="6"/>
        <w:numId w:val="2"/>
      </w:numPr>
      <w:spacing w:before="240" w:after="60"/>
      <w:outlineLvl w:val="6"/>
    </w:pPr>
    <w:rPr>
      <w:rFonts w:ascii="Cambria" w:hAnsi="Cambria"/>
    </w:rPr>
  </w:style>
  <w:style w:type="paragraph" w:styleId="Heading8">
    <w:name w:val="heading 8"/>
    <w:basedOn w:val="Normal"/>
    <w:next w:val="Normal"/>
    <w:link w:val="Heading8Char"/>
    <w:qFormat/>
    <w:rsid w:val="00AC60EA"/>
    <w:pPr>
      <w:numPr>
        <w:ilvl w:val="7"/>
        <w:numId w:val="3"/>
      </w:numPr>
      <w:spacing w:before="240" w:after="60"/>
      <w:ind w:left="1440" w:hanging="1440"/>
      <w:outlineLvl w:val="7"/>
    </w:pPr>
    <w:rPr>
      <w:rFonts w:ascii="Cambria" w:hAnsi="Cambria"/>
      <w:i/>
      <w:iCs/>
    </w:rPr>
  </w:style>
  <w:style w:type="paragraph" w:styleId="Heading9">
    <w:name w:val="heading 9"/>
    <w:basedOn w:val="Normal"/>
    <w:next w:val="Normal"/>
    <w:link w:val="Heading9Char"/>
    <w:qFormat/>
    <w:rsid w:val="00AC60EA"/>
    <w:pPr>
      <w:spacing w:before="240" w:after="60"/>
      <w:ind w:left="1584" w:hanging="1584"/>
      <w:outlineLvl w:val="8"/>
    </w:pPr>
    <w:rPr>
      <w:rFonts w:ascii="Calibri" w:hAnsi="Calibri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C60E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Heading2Char">
    <w:name w:val="Heading 2 Char"/>
    <w:link w:val="Heading2"/>
    <w:rsid w:val="00AC60EA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character" w:customStyle="1" w:styleId="Heading3Char">
    <w:name w:val="Heading 3 Char"/>
    <w:link w:val="Heading3"/>
    <w:rsid w:val="00AC60EA"/>
    <w:rPr>
      <w:rFonts w:ascii="Calibri" w:eastAsia="Times New Roman" w:hAnsi="Calibri"/>
      <w:b/>
      <w:bCs/>
      <w:sz w:val="26"/>
      <w:szCs w:val="26"/>
      <w:lang w:eastAsia="de-DE"/>
    </w:rPr>
  </w:style>
  <w:style w:type="character" w:customStyle="1" w:styleId="Heading4Char">
    <w:name w:val="Heading 4 Char"/>
    <w:aliases w:val="h4 Char,H4 Char,E4 Char,RFQ3 Char,4H Char"/>
    <w:link w:val="Heading4"/>
    <w:rsid w:val="00AC60EA"/>
    <w:rPr>
      <w:rFonts w:ascii="Cambria" w:eastAsia="Times New Roman" w:hAnsi="Cambria"/>
      <w:b/>
      <w:bCs/>
      <w:sz w:val="28"/>
      <w:szCs w:val="28"/>
      <w:lang w:eastAsia="de-DE"/>
    </w:rPr>
  </w:style>
  <w:style w:type="character" w:customStyle="1" w:styleId="Heading5Char">
    <w:name w:val="Heading 5 Char"/>
    <w:link w:val="Heading5"/>
    <w:rsid w:val="00AC60EA"/>
    <w:rPr>
      <w:rFonts w:ascii="Cambria" w:eastAsia="Times New Roman" w:hAnsi="Cambria"/>
      <w:b/>
      <w:bCs/>
      <w:i/>
      <w:iCs/>
      <w:sz w:val="26"/>
      <w:szCs w:val="26"/>
      <w:lang w:eastAsia="de-DE"/>
    </w:rPr>
  </w:style>
  <w:style w:type="character" w:customStyle="1" w:styleId="Heading6Char">
    <w:name w:val="Heading 6 Char"/>
    <w:link w:val="Heading6"/>
    <w:rsid w:val="00AC60EA"/>
    <w:rPr>
      <w:rFonts w:ascii="Cambria" w:eastAsia="Times New Roman" w:hAnsi="Cambria"/>
      <w:b/>
      <w:bCs/>
      <w:sz w:val="22"/>
      <w:szCs w:val="22"/>
      <w:lang w:eastAsia="de-DE"/>
    </w:rPr>
  </w:style>
  <w:style w:type="character" w:customStyle="1" w:styleId="Heading7Char">
    <w:name w:val="Heading 7 Char"/>
    <w:link w:val="Heading7"/>
    <w:rsid w:val="00AC60EA"/>
    <w:rPr>
      <w:rFonts w:ascii="Cambria" w:eastAsia="Times New Roman" w:hAnsi="Cambria"/>
      <w:sz w:val="22"/>
      <w:szCs w:val="24"/>
      <w:lang w:eastAsia="de-DE"/>
    </w:rPr>
  </w:style>
  <w:style w:type="character" w:customStyle="1" w:styleId="Heading8Char">
    <w:name w:val="Heading 8 Char"/>
    <w:link w:val="Heading8"/>
    <w:rsid w:val="00AC60EA"/>
    <w:rPr>
      <w:rFonts w:ascii="Cambria" w:eastAsia="Times New Roman" w:hAnsi="Cambria"/>
      <w:i/>
      <w:iCs/>
      <w:sz w:val="22"/>
      <w:szCs w:val="24"/>
      <w:lang w:eastAsia="de-DE"/>
    </w:rPr>
  </w:style>
  <w:style w:type="character" w:customStyle="1" w:styleId="Heading9Char">
    <w:name w:val="Heading 9 Char"/>
    <w:link w:val="Heading9"/>
    <w:uiPriority w:val="9"/>
    <w:rsid w:val="00AC60EA"/>
    <w:rPr>
      <w:rFonts w:ascii="Calibri" w:eastAsia="Times New Roman" w:hAnsi="Calibr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C60EA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AC60EA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0EA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link w:val="Subtitle"/>
    <w:uiPriority w:val="11"/>
    <w:rsid w:val="00AC60EA"/>
    <w:rPr>
      <w:rFonts w:ascii="Cambria" w:eastAsia="Times New Roman" w:hAnsi="Cambria" w:cs="Times New Roman"/>
      <w:sz w:val="24"/>
      <w:szCs w:val="24"/>
    </w:rPr>
  </w:style>
  <w:style w:type="character" w:styleId="Strong">
    <w:name w:val="Strong"/>
    <w:uiPriority w:val="22"/>
    <w:qFormat/>
    <w:rsid w:val="00AC60EA"/>
    <w:rPr>
      <w:b/>
      <w:bCs/>
    </w:rPr>
  </w:style>
  <w:style w:type="character" w:styleId="Emphasis">
    <w:name w:val="Emphasis"/>
    <w:uiPriority w:val="20"/>
    <w:qFormat/>
    <w:rsid w:val="00AC60EA"/>
    <w:rPr>
      <w:i/>
      <w:iCs/>
    </w:rPr>
  </w:style>
  <w:style w:type="paragraph" w:styleId="NoSpacing">
    <w:name w:val="No Spacing"/>
    <w:basedOn w:val="Normal"/>
    <w:uiPriority w:val="1"/>
    <w:qFormat/>
    <w:rsid w:val="00AC60EA"/>
  </w:style>
  <w:style w:type="paragraph" w:styleId="ListParagraph">
    <w:name w:val="List Paragraph"/>
    <w:basedOn w:val="Normal"/>
    <w:uiPriority w:val="34"/>
    <w:qFormat/>
    <w:rsid w:val="00AC60EA"/>
    <w:pPr>
      <w:ind w:left="720"/>
    </w:pPr>
  </w:style>
  <w:style w:type="paragraph" w:styleId="Quote">
    <w:name w:val="Quote"/>
    <w:basedOn w:val="Normal"/>
    <w:next w:val="Normal"/>
    <w:link w:val="QuoteChar"/>
    <w:uiPriority w:val="29"/>
    <w:qFormat/>
    <w:rsid w:val="00AC60EA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AC60EA"/>
    <w:rPr>
      <w:i/>
      <w:iCs/>
      <w:color w:val="000000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0EA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rsid w:val="00AC60EA"/>
    <w:rPr>
      <w:b/>
      <w:bCs/>
      <w:i/>
      <w:iCs/>
      <w:color w:val="4F81BD"/>
      <w:sz w:val="24"/>
      <w:szCs w:val="24"/>
    </w:rPr>
  </w:style>
  <w:style w:type="character" w:styleId="SubtleEmphasis">
    <w:name w:val="Subtle Emphasis"/>
    <w:uiPriority w:val="19"/>
    <w:qFormat/>
    <w:rsid w:val="00AC60EA"/>
    <w:rPr>
      <w:i/>
      <w:iCs/>
      <w:color w:val="808080"/>
    </w:rPr>
  </w:style>
  <w:style w:type="character" w:styleId="IntenseEmphasis">
    <w:name w:val="Intense Emphasis"/>
    <w:uiPriority w:val="21"/>
    <w:qFormat/>
    <w:rsid w:val="00AC60EA"/>
    <w:rPr>
      <w:b/>
      <w:bCs/>
      <w:i/>
      <w:iCs/>
      <w:color w:val="4F81BD"/>
    </w:rPr>
  </w:style>
  <w:style w:type="character" w:styleId="SubtleReference">
    <w:name w:val="Subtle Reference"/>
    <w:uiPriority w:val="31"/>
    <w:qFormat/>
    <w:rsid w:val="00AC60EA"/>
    <w:rPr>
      <w:smallCaps/>
      <w:color w:val="C0504D"/>
      <w:u w:val="single"/>
    </w:rPr>
  </w:style>
  <w:style w:type="character" w:styleId="IntenseReference">
    <w:name w:val="Intense Reference"/>
    <w:uiPriority w:val="32"/>
    <w:qFormat/>
    <w:rsid w:val="00AC60EA"/>
    <w:rPr>
      <w:b/>
      <w:bCs/>
      <w:smallCaps/>
      <w:color w:val="C0504D"/>
      <w:spacing w:val="5"/>
      <w:u w:val="single"/>
    </w:rPr>
  </w:style>
  <w:style w:type="character" w:styleId="BookTitle">
    <w:name w:val="Book Title"/>
    <w:uiPriority w:val="33"/>
    <w:qFormat/>
    <w:rsid w:val="00AC60E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60EA"/>
    <w:pPr>
      <w:numPr>
        <w:numId w:val="0"/>
      </w:numPr>
      <w:outlineLvl w:val="9"/>
    </w:pPr>
    <w:rPr>
      <w:rFonts w:ascii="Cambria" w:hAnsi="Cambria"/>
    </w:rPr>
  </w:style>
  <w:style w:type="paragraph" w:styleId="Header">
    <w:name w:val="header"/>
    <w:basedOn w:val="Normal"/>
    <w:link w:val="HeaderChar"/>
    <w:uiPriority w:val="99"/>
    <w:unhideWhenUsed/>
    <w:rsid w:val="00AC60E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C60E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AC60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AC60EA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0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C60E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E3B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DC1C9D"/>
  </w:style>
  <w:style w:type="character" w:styleId="Hyperlink">
    <w:name w:val="Hyperlink"/>
    <w:uiPriority w:val="99"/>
    <w:unhideWhenUsed/>
    <w:rsid w:val="00DC1C9D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C1C9D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C1C9D"/>
    <w:pPr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F17F3E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F17F3E"/>
  </w:style>
  <w:style w:type="paragraph" w:styleId="NormalWeb">
    <w:name w:val="Normal (Web)"/>
    <w:basedOn w:val="Normal"/>
    <w:uiPriority w:val="99"/>
    <w:rsid w:val="00953DC5"/>
    <w:pPr>
      <w:spacing w:before="100" w:beforeAutospacing="1" w:after="100" w:afterAutospacing="1"/>
    </w:pPr>
  </w:style>
  <w:style w:type="paragraph" w:styleId="BodyText">
    <w:name w:val="Body Text"/>
    <w:basedOn w:val="Normal"/>
    <w:link w:val="BodyTextChar"/>
    <w:rsid w:val="00953DC5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53DC5"/>
    <w:rPr>
      <w:rFonts w:ascii="Arial" w:eastAsia="Times New Roman" w:hAnsi="Arial"/>
      <w:sz w:val="22"/>
      <w:szCs w:val="24"/>
      <w:lang w:eastAsia="de-DE"/>
    </w:rPr>
  </w:style>
  <w:style w:type="paragraph" w:customStyle="1" w:styleId="berschrift">
    <w:name w:val="Überschrift"/>
    <w:basedOn w:val="Heading1"/>
    <w:next w:val="Normal"/>
    <w:link w:val="berschriftZchn"/>
    <w:autoRedefine/>
    <w:qFormat/>
    <w:rsid w:val="00953DC5"/>
    <w:pPr>
      <w:keepNext w:val="0"/>
      <w:numPr>
        <w:numId w:val="0"/>
      </w:numPr>
      <w:tabs>
        <w:tab w:val="num" w:pos="1479"/>
      </w:tabs>
      <w:spacing w:before="0" w:after="0"/>
      <w:ind w:left="567" w:hanging="567"/>
      <w:jc w:val="center"/>
    </w:pPr>
    <w:rPr>
      <w:rFonts w:ascii="Arial" w:hAnsi="Arial"/>
      <w:bCs w:val="0"/>
      <w:szCs w:val="24"/>
    </w:rPr>
  </w:style>
  <w:style w:type="paragraph" w:customStyle="1" w:styleId="FirstParagraph">
    <w:name w:val="First Paragraph"/>
    <w:basedOn w:val="BodyText"/>
    <w:next w:val="BodyText"/>
    <w:qFormat/>
    <w:rsid w:val="00953DC5"/>
    <w:pPr>
      <w:spacing w:before="180" w:after="180"/>
    </w:pPr>
    <w:rPr>
      <w:rFonts w:ascii="Cambria" w:eastAsia="Cambria" w:hAnsi="Cambria"/>
      <w:lang w:val="en-US" w:eastAsia="en-US"/>
    </w:rPr>
  </w:style>
  <w:style w:type="character" w:customStyle="1" w:styleId="berschriftZchn">
    <w:name w:val="Überschrift Zchn"/>
    <w:basedOn w:val="Heading1Char"/>
    <w:link w:val="berschrift"/>
    <w:rsid w:val="00953DC5"/>
    <w:rPr>
      <w:rFonts w:ascii="Arial" w:eastAsia="Times New Roman" w:hAnsi="Arial"/>
      <w:b/>
      <w:bCs w:val="0"/>
      <w:kern w:val="32"/>
      <w:sz w:val="32"/>
      <w:szCs w:val="24"/>
      <w:lang w:eastAsia="de-DE"/>
    </w:rPr>
  </w:style>
  <w:style w:type="paragraph" w:customStyle="1" w:styleId="Appendix">
    <w:name w:val="Appendix"/>
    <w:basedOn w:val="Heading1"/>
    <w:link w:val="AppendixChar"/>
    <w:autoRedefine/>
    <w:qFormat/>
    <w:rsid w:val="00C017CA"/>
    <w:pPr>
      <w:numPr>
        <w:numId w:val="4"/>
      </w:numPr>
    </w:pPr>
  </w:style>
  <w:style w:type="paragraph" w:customStyle="1" w:styleId="Style1">
    <w:name w:val="Style1"/>
    <w:basedOn w:val="Heading2"/>
    <w:link w:val="Style1Char"/>
    <w:autoRedefine/>
    <w:qFormat/>
    <w:rsid w:val="00442B48"/>
  </w:style>
  <w:style w:type="character" w:customStyle="1" w:styleId="AppendixChar">
    <w:name w:val="Appendix Char"/>
    <w:basedOn w:val="Heading1Char"/>
    <w:link w:val="Appendix"/>
    <w:rsid w:val="00C017CA"/>
    <w:rPr>
      <w:rFonts w:ascii="Calibri" w:eastAsia="Times New Roman" w:hAnsi="Calibri"/>
      <w:b/>
      <w:bCs/>
      <w:kern w:val="32"/>
      <w:sz w:val="32"/>
      <w:szCs w:val="32"/>
      <w:lang w:eastAsia="de-DE"/>
    </w:rPr>
  </w:style>
  <w:style w:type="character" w:customStyle="1" w:styleId="Style1Char">
    <w:name w:val="Style1 Char"/>
    <w:basedOn w:val="Heading2Char"/>
    <w:link w:val="Style1"/>
    <w:rsid w:val="00442B48"/>
    <w:rPr>
      <w:rFonts w:ascii="Calibri" w:eastAsia="Times New Roman" w:hAnsi="Calibri"/>
      <w:b/>
      <w:bCs/>
      <w:i/>
      <w:iCs/>
      <w:sz w:val="28"/>
      <w:szCs w:val="28"/>
      <w:lang w:eastAsia="de-D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46867"/>
    <w:rPr>
      <w:rFonts w:ascii="Times New Roman" w:hAnsi="Times New Roman"/>
      <w:sz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6867"/>
    <w:rPr>
      <w:rFonts w:eastAsia="Times New Roman"/>
      <w:sz w:val="24"/>
      <w:szCs w:val="24"/>
      <w:lang w:eastAsia="de-DE"/>
    </w:rPr>
  </w:style>
  <w:style w:type="paragraph" w:styleId="Revision">
    <w:name w:val="Revision"/>
    <w:hidden/>
    <w:uiPriority w:val="99"/>
    <w:semiHidden/>
    <w:rsid w:val="00546867"/>
    <w:rPr>
      <w:rFonts w:ascii="Arial" w:eastAsia="Times New Roman" w:hAnsi="Arial"/>
      <w:sz w:val="22"/>
      <w:szCs w:val="24"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874D9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874D99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74D99"/>
    <w:rPr>
      <w:rFonts w:ascii="Arial" w:eastAsia="Times New Roman" w:hAnsi="Arial"/>
      <w:sz w:val="24"/>
      <w:szCs w:val="24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74D9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74D99"/>
    <w:rPr>
      <w:rFonts w:ascii="Arial" w:eastAsia="Times New Roman" w:hAnsi="Arial"/>
      <w:b/>
      <w:bCs/>
      <w:sz w:val="24"/>
      <w:szCs w:val="24"/>
      <w:lang w:eastAsia="de-DE"/>
    </w:rPr>
  </w:style>
  <w:style w:type="character" w:styleId="Mention">
    <w:name w:val="Mention"/>
    <w:basedOn w:val="DefaultParagraphFont"/>
    <w:uiPriority w:val="99"/>
    <w:semiHidden/>
    <w:unhideWhenUsed/>
    <w:rsid w:val="00EE5E82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6377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Dash-Industry-Forum/Conformance-and-reference-source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java.com/en/download/linux_manual.j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qar\Documents\Work\Nomor\templates\Report_Simple_No_header_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F2FB8C-4556-48C6-A9B0-DACD615CE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Report_Simple_No_header_v2</Template>
  <TotalTime>335</TotalTime>
  <Pages>8</Pages>
  <Words>985</Words>
  <Characters>5617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6589</CharactersWithSpaces>
  <SharedDoc>false</SharedDoc>
  <HLinks>
    <vt:vector size="54" baseType="variant">
      <vt:variant>
        <vt:i4>1114169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_Toc315690612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_Toc315690611</vt:lpwstr>
      </vt:variant>
      <vt:variant>
        <vt:i4>1114169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_Toc315690610</vt:lpwstr>
      </vt:variant>
      <vt:variant>
        <vt:i4>1048633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_Toc315690609</vt:lpwstr>
      </vt:variant>
      <vt:variant>
        <vt:i4>1048633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_Toc315690608</vt:lpwstr>
      </vt:variant>
      <vt:variant>
        <vt:i4>1048633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_Toc315690607</vt:lpwstr>
      </vt:variant>
      <vt:variant>
        <vt:i4>1048633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_Toc315690606</vt:lpwstr>
      </vt:variant>
      <vt:variant>
        <vt:i4>1048633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_Toc315690605</vt:lpwstr>
      </vt:variant>
      <vt:variant>
        <vt:i4>1048633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_Toc315690604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Waqar Zia</dc:creator>
  <cp:keywords/>
  <cp:lastModifiedBy>Adithyan Ilangovan</cp:lastModifiedBy>
  <cp:revision>8</cp:revision>
  <cp:lastPrinted>2017-03-21T14:21:00Z</cp:lastPrinted>
  <dcterms:created xsi:type="dcterms:W3CDTF">2017-03-30T07:56:00Z</dcterms:created>
  <dcterms:modified xsi:type="dcterms:W3CDTF">2017-03-30T13:34:00Z</dcterms:modified>
</cp:coreProperties>
</file>